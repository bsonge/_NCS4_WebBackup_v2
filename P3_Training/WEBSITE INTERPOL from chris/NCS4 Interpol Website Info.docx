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418EC9E" w14:textId="757D62CC" w:rsidR="00B336FE" w:rsidRPr="00B336FE" w:rsidRDefault="00B336FE" w:rsidP="00B336FE">
      <w:pPr>
        <w:shd w:val="clear" w:color="auto" w:fill="ECAC00"/>
        <w:spacing w:after="0" w:line="240" w:lineRule="auto"/>
        <w:outlineLvl w:val="0"/>
        <w:rPr>
          <w:rFonts w:ascii="BebasNeueRegular" w:eastAsia="Times New Roman" w:hAnsi="BebasNeueRegular" w:cs="Times New Roman"/>
          <w:color w:val="FFFFFF"/>
          <w:kern w:val="36"/>
          <w:sz w:val="72"/>
          <w:szCs w:val="72"/>
        </w:rPr>
      </w:pPr>
      <w:r w:rsidRPr="00B336FE">
        <w:rPr>
          <w:rFonts w:ascii="BebasNeueRegular" w:eastAsia="Times New Roman" w:hAnsi="BebasNeueRegular" w:cs="Times New Roman"/>
          <w:color w:val="FFFFFF"/>
          <w:kern w:val="36"/>
          <w:sz w:val="72"/>
          <w:szCs w:val="72"/>
          <w:bdr w:val="none" w:sz="0" w:space="0" w:color="auto" w:frame="1"/>
        </w:rPr>
        <w:t>NCS</w:t>
      </w:r>
      <w:r w:rsidRPr="00703FF5">
        <w:rPr>
          <w:rFonts w:ascii="BebasNeueRegular" w:eastAsia="Times New Roman" w:hAnsi="BebasNeueRegular" w:cs="Times New Roman"/>
          <w:color w:val="FFFFFF"/>
          <w:kern w:val="36"/>
          <w:sz w:val="72"/>
          <w:szCs w:val="72"/>
          <w:bdr w:val="none" w:sz="0" w:space="0" w:color="auto" w:frame="1"/>
          <w:vertAlign w:val="superscript"/>
        </w:rPr>
        <w:t>4</w:t>
      </w:r>
      <w:r w:rsidR="00703FF5">
        <w:rPr>
          <w:rFonts w:ascii="BebasNeueRegular" w:eastAsia="Times New Roman" w:hAnsi="BebasNeueRegular" w:cs="Times New Roman"/>
          <w:color w:val="FFFFFF"/>
          <w:kern w:val="36"/>
          <w:sz w:val="72"/>
          <w:szCs w:val="72"/>
          <w:bdr w:val="none" w:sz="0" w:space="0" w:color="auto" w:frame="1"/>
        </w:rPr>
        <w:t xml:space="preserve"> – </w:t>
      </w:r>
      <w:r w:rsidRPr="00B336FE">
        <w:rPr>
          <w:rFonts w:ascii="BebasNeueRegular" w:eastAsia="Times New Roman" w:hAnsi="BebasNeueRegular" w:cs="Times New Roman"/>
          <w:color w:val="FFFFFF"/>
          <w:kern w:val="36"/>
          <w:sz w:val="72"/>
          <w:szCs w:val="72"/>
          <w:bdr w:val="none" w:sz="0" w:space="0" w:color="auto" w:frame="1"/>
        </w:rPr>
        <w:t>Interpol</w:t>
      </w:r>
    </w:p>
    <w:tbl>
      <w:tblPr>
        <w:tblW w:w="14025" w:type="dxa"/>
        <w:tblCellMar>
          <w:left w:w="0" w:type="dxa"/>
          <w:right w:w="0" w:type="dxa"/>
        </w:tblCellMar>
        <w:tblLook w:val="04A0" w:firstRow="1" w:lastRow="0" w:firstColumn="1" w:lastColumn="0" w:noHBand="0" w:noVBand="1"/>
      </w:tblPr>
      <w:tblGrid>
        <w:gridCol w:w="9375"/>
        <w:gridCol w:w="4775"/>
      </w:tblGrid>
      <w:tr w:rsidR="00B336FE" w:rsidRPr="00B336FE" w14:paraId="152FF8A5" w14:textId="77777777" w:rsidTr="00B336FE">
        <w:trPr>
          <w:trHeight w:val="4557"/>
        </w:trPr>
        <w:tc>
          <w:tcPr>
            <w:tcW w:w="3600" w:type="dxa"/>
            <w:tcBorders>
              <w:top w:val="single" w:sz="6" w:space="0" w:color="E2E2E2"/>
              <w:left w:val="single" w:sz="6" w:space="0" w:color="E2E2E2"/>
              <w:bottom w:val="single" w:sz="6" w:space="0" w:color="E2E2E2"/>
              <w:right w:val="single" w:sz="6" w:space="0" w:color="E2E2E2"/>
            </w:tcBorders>
            <w:vAlign w:val="center"/>
            <w:hideMark/>
          </w:tcPr>
          <w:p w14:paraId="5B3A59CA" w14:textId="77777777" w:rsidR="00B336FE" w:rsidRPr="00B336FE" w:rsidRDefault="00B336FE" w:rsidP="00B336FE">
            <w:pPr>
              <w:spacing w:after="0" w:line="240" w:lineRule="auto"/>
              <w:jc w:val="center"/>
              <w:rPr>
                <w:rFonts w:ascii="Times New Roman" w:eastAsia="Times New Roman" w:hAnsi="Times New Roman" w:cs="Times New Roman"/>
                <w:sz w:val="18"/>
                <w:szCs w:val="18"/>
              </w:rPr>
            </w:pPr>
            <w:r>
              <w:rPr>
                <w:rFonts w:ascii="Times New Roman" w:eastAsia="Times New Roman" w:hAnsi="Times New Roman" w:cs="Times New Roman"/>
                <w:noProof/>
                <w:sz w:val="18"/>
                <w:szCs w:val="18"/>
              </w:rPr>
              <w:drawing>
                <wp:anchor distT="0" distB="0" distL="114300" distR="114300" simplePos="0" relativeHeight="251653120" behindDoc="0" locked="0" layoutInCell="1" allowOverlap="1" wp14:anchorId="5B3403B3" wp14:editId="757EC690">
                  <wp:simplePos x="0" y="0"/>
                  <wp:positionH relativeFrom="column">
                    <wp:posOffset>-69215</wp:posOffset>
                  </wp:positionH>
                  <wp:positionV relativeFrom="paragraph">
                    <wp:posOffset>198120</wp:posOffset>
                  </wp:positionV>
                  <wp:extent cx="5943600" cy="1328420"/>
                  <wp:effectExtent l="0" t="0" r="0" b="508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SM Logo International.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1328420"/>
                          </a:xfrm>
                          <a:prstGeom prst="rect">
                            <a:avLst/>
                          </a:prstGeom>
                        </pic:spPr>
                      </pic:pic>
                    </a:graphicData>
                  </a:graphic>
                  <wp14:sizeRelH relativeFrom="margin">
                    <wp14:pctWidth>0</wp14:pctWidth>
                  </wp14:sizeRelH>
                  <wp14:sizeRelV relativeFrom="margin">
                    <wp14:pctHeight>0</wp14:pctHeight>
                  </wp14:sizeRelV>
                </wp:anchor>
              </w:drawing>
            </w:r>
          </w:p>
        </w:tc>
        <w:tc>
          <w:tcPr>
            <w:tcW w:w="3600" w:type="dxa"/>
            <w:tcBorders>
              <w:top w:val="single" w:sz="6" w:space="0" w:color="E2E2E2"/>
              <w:left w:val="single" w:sz="6" w:space="0" w:color="E2E2E2"/>
              <w:bottom w:val="single" w:sz="6" w:space="0" w:color="E2E2E2"/>
              <w:right w:val="single" w:sz="6" w:space="0" w:color="E2E2E2"/>
            </w:tcBorders>
            <w:vAlign w:val="center"/>
            <w:hideMark/>
          </w:tcPr>
          <w:p w14:paraId="689385E7" w14:textId="77777777" w:rsidR="00B336FE" w:rsidRDefault="00B336FE" w:rsidP="00B336FE">
            <w:pPr>
              <w:spacing w:after="0" w:line="240" w:lineRule="auto"/>
              <w:jc w:val="center"/>
              <w:rPr>
                <w:rFonts w:ascii="Times New Roman" w:eastAsia="Times New Roman" w:hAnsi="Times New Roman" w:cs="Times New Roman"/>
                <w:sz w:val="18"/>
                <w:szCs w:val="18"/>
              </w:rPr>
            </w:pPr>
            <w:r w:rsidRPr="00B336FE">
              <w:rPr>
                <w:rFonts w:ascii="Times New Roman" w:eastAsia="Times New Roman" w:hAnsi="Times New Roman" w:cs="Times New Roman"/>
                <w:noProof/>
                <w:sz w:val="18"/>
                <w:szCs w:val="18"/>
              </w:rPr>
              <w:drawing>
                <wp:anchor distT="0" distB="0" distL="114300" distR="114300" simplePos="0" relativeHeight="251652096" behindDoc="1" locked="0" layoutInCell="1" allowOverlap="1" wp14:anchorId="1B9468AB" wp14:editId="27802065">
                  <wp:simplePos x="0" y="0"/>
                  <wp:positionH relativeFrom="column">
                    <wp:posOffset>5080</wp:posOffset>
                  </wp:positionH>
                  <wp:positionV relativeFrom="paragraph">
                    <wp:posOffset>-2584450</wp:posOffset>
                  </wp:positionV>
                  <wp:extent cx="3022600" cy="2762250"/>
                  <wp:effectExtent l="0" t="0" r="0" b="0"/>
                  <wp:wrapTopAndBottom/>
                  <wp:docPr id="2" name="Picture 2" descr="Interpo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nterpol Logo"/>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022600" cy="27622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E84E1DB" w14:textId="77777777" w:rsidR="00B336FE" w:rsidRDefault="00B336FE" w:rsidP="00B336FE">
            <w:pPr>
              <w:spacing w:after="0" w:line="240" w:lineRule="auto"/>
              <w:jc w:val="center"/>
              <w:rPr>
                <w:rFonts w:ascii="Times New Roman" w:eastAsia="Times New Roman" w:hAnsi="Times New Roman" w:cs="Times New Roman"/>
                <w:sz w:val="18"/>
                <w:szCs w:val="18"/>
              </w:rPr>
            </w:pPr>
          </w:p>
          <w:p w14:paraId="4AD980D3" w14:textId="77777777" w:rsidR="00B336FE" w:rsidRPr="00B336FE" w:rsidRDefault="00B336FE" w:rsidP="00B336FE">
            <w:pPr>
              <w:spacing w:after="0" w:line="240" w:lineRule="auto"/>
              <w:jc w:val="center"/>
              <w:rPr>
                <w:rFonts w:ascii="Times New Roman" w:eastAsia="Times New Roman" w:hAnsi="Times New Roman" w:cs="Times New Roman"/>
                <w:sz w:val="18"/>
                <w:szCs w:val="18"/>
              </w:rPr>
            </w:pPr>
          </w:p>
        </w:tc>
        <w:bookmarkStart w:id="0" w:name="_GoBack"/>
        <w:bookmarkEnd w:id="0"/>
      </w:tr>
    </w:tbl>
    <w:p w14:paraId="6C628B2F" w14:textId="77777777" w:rsidR="00B336FE" w:rsidRPr="00B336FE" w:rsidRDefault="00B336FE" w:rsidP="00B336FE">
      <w:pPr>
        <w:shd w:val="clear" w:color="auto" w:fill="F5F5F5"/>
        <w:spacing w:after="0" w:line="240" w:lineRule="auto"/>
        <w:rPr>
          <w:rFonts w:ascii="Helvetica" w:eastAsia="Times New Roman" w:hAnsi="Helvetica" w:cs="Times New Roman"/>
          <w:color w:val="222222"/>
          <w:sz w:val="23"/>
          <w:szCs w:val="23"/>
        </w:rPr>
      </w:pPr>
      <w:r w:rsidRPr="00B336FE">
        <w:rPr>
          <w:rFonts w:ascii="Helvetica" w:eastAsia="Times New Roman" w:hAnsi="Helvetica" w:cs="Times New Roman"/>
          <w:b/>
          <w:bCs/>
          <w:i/>
          <w:iCs/>
          <w:color w:val="222222"/>
          <w:sz w:val="23"/>
          <w:szCs w:val="23"/>
          <w:bdr w:val="none" w:sz="0" w:space="0" w:color="auto" w:frame="1"/>
        </w:rPr>
        <w:t xml:space="preserve">Major national and international sporting events such as the Olympic Games, FIFA World Cup tournament, NFL Super Bowl, and Boston Marathon present many policing and security challenges for event hosts.  These events take place in large, and complex locations; such events can attract a range of criminal activities from disorder and violence to cyber attacks and terrorism.  Event hosts and </w:t>
      </w:r>
      <w:r w:rsidR="0038747A">
        <w:rPr>
          <w:rFonts w:ascii="Helvetica" w:eastAsia="Times New Roman" w:hAnsi="Helvetica" w:cs="Times New Roman"/>
          <w:b/>
          <w:bCs/>
          <w:i/>
          <w:iCs/>
          <w:color w:val="222222"/>
          <w:sz w:val="23"/>
          <w:szCs w:val="23"/>
          <w:bdr w:val="none" w:sz="0" w:space="0" w:color="auto" w:frame="1"/>
        </w:rPr>
        <w:t xml:space="preserve">venue </w:t>
      </w:r>
      <w:r w:rsidRPr="00B336FE">
        <w:rPr>
          <w:rFonts w:ascii="Helvetica" w:eastAsia="Times New Roman" w:hAnsi="Helvetica" w:cs="Times New Roman"/>
          <w:b/>
          <w:bCs/>
          <w:i/>
          <w:iCs/>
          <w:color w:val="222222"/>
          <w:sz w:val="23"/>
          <w:szCs w:val="23"/>
          <w:bdr w:val="none" w:sz="0" w:space="0" w:color="auto" w:frame="1"/>
        </w:rPr>
        <w:t>owners are faced with the challenge of providing a smooth-running and successful event while keeping event participants and spectators safe and secure. Thus, a partnership was formed between NCS</w:t>
      </w:r>
      <w:r w:rsidRPr="0038747A">
        <w:rPr>
          <w:rFonts w:ascii="Helvetica" w:eastAsia="Times New Roman" w:hAnsi="Helvetica" w:cs="Times New Roman"/>
          <w:b/>
          <w:bCs/>
          <w:i/>
          <w:iCs/>
          <w:color w:val="222222"/>
          <w:sz w:val="23"/>
          <w:szCs w:val="23"/>
          <w:bdr w:val="none" w:sz="0" w:space="0" w:color="auto" w:frame="1"/>
          <w:vertAlign w:val="superscript"/>
        </w:rPr>
        <w:t>4</w:t>
      </w:r>
      <w:r w:rsidRPr="00B336FE">
        <w:rPr>
          <w:rFonts w:ascii="Helvetica" w:eastAsia="Times New Roman" w:hAnsi="Helvetica" w:cs="Times New Roman"/>
          <w:b/>
          <w:bCs/>
          <w:i/>
          <w:iCs/>
          <w:color w:val="222222"/>
          <w:sz w:val="23"/>
          <w:szCs w:val="23"/>
          <w:bdr w:val="none" w:sz="0" w:space="0" w:color="auto" w:frame="1"/>
        </w:rPr>
        <w:t xml:space="preserve"> and INTERPOL to address these safety and security challenges.</w:t>
      </w:r>
    </w:p>
    <w:p w14:paraId="1B828196" w14:textId="77777777" w:rsidR="00B336FE" w:rsidRPr="00B336FE" w:rsidRDefault="00B336FE" w:rsidP="00B336FE">
      <w:pPr>
        <w:shd w:val="clear" w:color="auto" w:fill="F5F5F5"/>
        <w:spacing w:before="240" w:after="240" w:line="240" w:lineRule="auto"/>
        <w:rPr>
          <w:rFonts w:ascii="Helvetica" w:eastAsia="Times New Roman" w:hAnsi="Helvetica" w:cs="Times New Roman"/>
          <w:color w:val="222222"/>
          <w:sz w:val="23"/>
          <w:szCs w:val="23"/>
        </w:rPr>
      </w:pPr>
      <w:r w:rsidRPr="00B336FE">
        <w:rPr>
          <w:rFonts w:ascii="Helvetica" w:eastAsia="Times New Roman" w:hAnsi="Helvetica" w:cs="Times New Roman"/>
          <w:color w:val="222222"/>
          <w:sz w:val="23"/>
          <w:szCs w:val="23"/>
        </w:rPr>
        <w:t> </w:t>
      </w:r>
    </w:p>
    <w:p w14:paraId="78B2268A" w14:textId="77777777" w:rsidR="00B336FE" w:rsidRPr="00B336FE" w:rsidRDefault="00B336FE" w:rsidP="00B336FE">
      <w:pPr>
        <w:shd w:val="clear" w:color="auto" w:fill="F5F5F5"/>
        <w:spacing w:after="0" w:line="240" w:lineRule="auto"/>
        <w:rPr>
          <w:rFonts w:ascii="Helvetica" w:eastAsia="Times New Roman" w:hAnsi="Helvetica" w:cs="Times New Roman"/>
          <w:color w:val="E99B51"/>
          <w:sz w:val="23"/>
          <w:szCs w:val="23"/>
        </w:rPr>
      </w:pPr>
      <w:r w:rsidRPr="00B336FE">
        <w:rPr>
          <w:rFonts w:ascii="Helvetica" w:eastAsia="Times New Roman" w:hAnsi="Helvetica" w:cs="Times New Roman"/>
          <w:b/>
          <w:bCs/>
          <w:color w:val="E99B51"/>
          <w:sz w:val="23"/>
          <w:szCs w:val="23"/>
          <w:bdr w:val="none" w:sz="0" w:space="0" w:color="auto" w:frame="1"/>
        </w:rPr>
        <w:t>PROJECT STADIA</w:t>
      </w:r>
    </w:p>
    <w:p w14:paraId="657D6E2C" w14:textId="38BC4999" w:rsidR="00B336FE" w:rsidRPr="00B336FE" w:rsidRDefault="00B336FE" w:rsidP="00B336FE">
      <w:pPr>
        <w:shd w:val="clear" w:color="auto" w:fill="F5F5F5"/>
        <w:spacing w:after="0" w:line="240" w:lineRule="auto"/>
        <w:rPr>
          <w:rFonts w:ascii="Helvetica" w:eastAsia="Times New Roman" w:hAnsi="Helvetica" w:cs="Times New Roman"/>
          <w:color w:val="222222"/>
          <w:sz w:val="23"/>
          <w:szCs w:val="23"/>
        </w:rPr>
      </w:pPr>
      <w:r w:rsidRPr="00B336FE">
        <w:rPr>
          <w:rFonts w:ascii="Helvetica" w:eastAsia="Times New Roman" w:hAnsi="Helvetica" w:cs="Times New Roman"/>
          <w:color w:val="222222"/>
          <w:sz w:val="23"/>
          <w:szCs w:val="23"/>
        </w:rPr>
        <w:t>In 2012, INTERPOL, in cooperation with Qatar, established </w:t>
      </w:r>
      <w:hyperlink r:id="rId7" w:history="1">
        <w:r w:rsidRPr="00B336FE">
          <w:rPr>
            <w:rFonts w:ascii="Helvetica" w:eastAsia="Times New Roman" w:hAnsi="Helvetica" w:cs="Times New Roman"/>
            <w:color w:val="ECAC00"/>
            <w:sz w:val="23"/>
            <w:szCs w:val="23"/>
            <w:u w:val="single"/>
            <w:bdr w:val="none" w:sz="0" w:space="0" w:color="auto" w:frame="1"/>
          </w:rPr>
          <w:t xml:space="preserve">Project </w:t>
        </w:r>
        <w:r w:rsidR="007340FB">
          <w:rPr>
            <w:rFonts w:ascii="Helvetica" w:eastAsia="Times New Roman" w:hAnsi="Helvetica" w:cs="Times New Roman"/>
            <w:color w:val="ECAC00"/>
            <w:sz w:val="23"/>
            <w:szCs w:val="23"/>
            <w:u w:val="single"/>
            <w:bdr w:val="none" w:sz="0" w:space="0" w:color="auto" w:frame="1"/>
          </w:rPr>
          <w:t>STADIA</w:t>
        </w:r>
      </w:hyperlink>
      <w:r w:rsidRPr="00B336FE">
        <w:rPr>
          <w:rFonts w:ascii="Helvetica" w:eastAsia="Times New Roman" w:hAnsi="Helvetica" w:cs="Times New Roman"/>
          <w:color w:val="222222"/>
          <w:sz w:val="23"/>
          <w:szCs w:val="23"/>
        </w:rPr>
        <w:t> to create a </w:t>
      </w:r>
      <w:r w:rsidRPr="00B336FE">
        <w:rPr>
          <w:rFonts w:ascii="Helvetica" w:eastAsia="Times New Roman" w:hAnsi="Helvetica" w:cs="Times New Roman"/>
          <w:b/>
          <w:bCs/>
          <w:color w:val="222222"/>
          <w:sz w:val="23"/>
          <w:szCs w:val="23"/>
          <w:bdr w:val="none" w:sz="0" w:space="0" w:color="auto" w:frame="1"/>
        </w:rPr>
        <w:t>Center of Excellence</w:t>
      </w:r>
      <w:r w:rsidRPr="00B336FE">
        <w:rPr>
          <w:rFonts w:ascii="Helvetica" w:eastAsia="Times New Roman" w:hAnsi="Helvetica" w:cs="Times New Roman"/>
          <w:color w:val="222222"/>
          <w:sz w:val="23"/>
          <w:szCs w:val="23"/>
        </w:rPr>
        <w:t> to help INTERPOL member countries in planning and executing policing and security preparations for major sporting events.  With its global network of experts in 19</w:t>
      </w:r>
      <w:r w:rsidR="0038747A">
        <w:rPr>
          <w:rFonts w:ascii="Helvetica" w:eastAsia="Times New Roman" w:hAnsi="Helvetica" w:cs="Times New Roman"/>
          <w:color w:val="222222"/>
          <w:sz w:val="23"/>
          <w:szCs w:val="23"/>
        </w:rPr>
        <w:t>2</w:t>
      </w:r>
      <w:r w:rsidRPr="00B336FE">
        <w:rPr>
          <w:rFonts w:ascii="Helvetica" w:eastAsia="Times New Roman" w:hAnsi="Helvetica" w:cs="Times New Roman"/>
          <w:color w:val="222222"/>
          <w:sz w:val="23"/>
          <w:szCs w:val="23"/>
        </w:rPr>
        <w:t xml:space="preserve"> member countries, INTERPOL is ideally placed to serve as a centralized hub for research, </w:t>
      </w:r>
      <w:r w:rsidRPr="00B336FE">
        <w:rPr>
          <w:rFonts w:ascii="Helvetica" w:eastAsia="Times New Roman" w:hAnsi="Helvetica" w:cs="Times New Roman"/>
          <w:color w:val="222222"/>
          <w:sz w:val="23"/>
          <w:szCs w:val="23"/>
        </w:rPr>
        <w:lastRenderedPageBreak/>
        <w:t>design, planning coordination and training to help meet this challenge, within a structure that assures high standards and quality.</w:t>
      </w:r>
    </w:p>
    <w:p w14:paraId="17F87982" w14:textId="77777777" w:rsidR="00B336FE" w:rsidRPr="00B336FE" w:rsidRDefault="00B336FE" w:rsidP="00B336FE">
      <w:pPr>
        <w:shd w:val="clear" w:color="auto" w:fill="F5F5F5"/>
        <w:spacing w:before="240" w:after="240" w:line="240" w:lineRule="auto"/>
        <w:rPr>
          <w:rFonts w:ascii="Helvetica" w:eastAsia="Times New Roman" w:hAnsi="Helvetica" w:cs="Times New Roman"/>
          <w:color w:val="222222"/>
          <w:sz w:val="23"/>
          <w:szCs w:val="23"/>
        </w:rPr>
      </w:pPr>
      <w:r w:rsidRPr="00B336FE">
        <w:rPr>
          <w:rFonts w:ascii="Helvetica" w:eastAsia="Times New Roman" w:hAnsi="Helvetica" w:cs="Times New Roman"/>
          <w:color w:val="222222"/>
          <w:sz w:val="23"/>
          <w:szCs w:val="23"/>
        </w:rPr>
        <w:t> </w:t>
      </w:r>
    </w:p>
    <w:p w14:paraId="325A3CCE" w14:textId="77777777" w:rsidR="00B336FE" w:rsidRPr="00B336FE" w:rsidRDefault="00B336FE" w:rsidP="00B336FE">
      <w:pPr>
        <w:shd w:val="clear" w:color="auto" w:fill="F5F5F5"/>
        <w:spacing w:after="0" w:line="240" w:lineRule="auto"/>
        <w:rPr>
          <w:rFonts w:ascii="Helvetica" w:eastAsia="Times New Roman" w:hAnsi="Helvetica" w:cs="Times New Roman"/>
          <w:color w:val="E99B51"/>
          <w:sz w:val="23"/>
          <w:szCs w:val="23"/>
        </w:rPr>
      </w:pPr>
      <w:r w:rsidRPr="00B336FE">
        <w:rPr>
          <w:rFonts w:ascii="Helvetica" w:eastAsia="Times New Roman" w:hAnsi="Helvetica" w:cs="Times New Roman"/>
          <w:b/>
          <w:bCs/>
          <w:color w:val="E99B51"/>
          <w:sz w:val="23"/>
          <w:szCs w:val="23"/>
          <w:bdr w:val="none" w:sz="0" w:space="0" w:color="auto" w:frame="1"/>
        </w:rPr>
        <w:t>NCS</w:t>
      </w:r>
      <w:r w:rsidRPr="0038747A">
        <w:rPr>
          <w:rFonts w:ascii="Helvetica" w:eastAsia="Times New Roman" w:hAnsi="Helvetica" w:cs="Times New Roman"/>
          <w:b/>
          <w:bCs/>
          <w:color w:val="E99B51"/>
          <w:sz w:val="23"/>
          <w:szCs w:val="23"/>
          <w:bdr w:val="none" w:sz="0" w:space="0" w:color="auto" w:frame="1"/>
          <w:vertAlign w:val="superscript"/>
        </w:rPr>
        <w:t>4</w:t>
      </w:r>
      <w:r w:rsidRPr="00B336FE">
        <w:rPr>
          <w:rFonts w:ascii="Helvetica" w:eastAsia="Times New Roman" w:hAnsi="Helvetica" w:cs="Times New Roman"/>
          <w:b/>
          <w:bCs/>
          <w:color w:val="E99B51"/>
          <w:sz w:val="23"/>
          <w:szCs w:val="23"/>
          <w:bdr w:val="none" w:sz="0" w:space="0" w:color="auto" w:frame="1"/>
        </w:rPr>
        <w:t xml:space="preserve"> AND INTERPOL</w:t>
      </w:r>
    </w:p>
    <w:p w14:paraId="4ADB76BD" w14:textId="77777777" w:rsidR="00B336FE" w:rsidRPr="00B336FE" w:rsidRDefault="00B336FE" w:rsidP="00B336FE">
      <w:pPr>
        <w:shd w:val="clear" w:color="auto" w:fill="F5F5F5"/>
        <w:spacing w:after="0" w:line="240" w:lineRule="auto"/>
        <w:rPr>
          <w:rFonts w:ascii="Helvetica" w:eastAsia="Times New Roman" w:hAnsi="Helvetica" w:cs="Times New Roman"/>
          <w:color w:val="222222"/>
          <w:sz w:val="23"/>
          <w:szCs w:val="23"/>
        </w:rPr>
      </w:pPr>
      <w:r w:rsidRPr="00B336FE">
        <w:rPr>
          <w:rFonts w:ascii="Helvetica" w:eastAsia="Times New Roman" w:hAnsi="Helvetica" w:cs="Times New Roman"/>
          <w:color w:val="222222"/>
          <w:sz w:val="23"/>
          <w:szCs w:val="23"/>
        </w:rPr>
        <w:t>In 2016, an agreement was established </w:t>
      </w:r>
      <w:r w:rsidRPr="00B336FE">
        <w:rPr>
          <w:rFonts w:ascii="Helvetica" w:eastAsia="Times New Roman" w:hAnsi="Helvetica" w:cs="Times New Roman"/>
          <w:b/>
          <w:bCs/>
          <w:color w:val="222222"/>
          <w:sz w:val="23"/>
          <w:szCs w:val="23"/>
          <w:bdr w:val="none" w:sz="0" w:space="0" w:color="auto" w:frame="1"/>
        </w:rPr>
        <w:t>between INTERPOL and the University Southern Mississippi's USA, National Center for Spectator Sports Safety and Security (NCS4)</w:t>
      </w:r>
      <w:r w:rsidRPr="00B336FE">
        <w:rPr>
          <w:rFonts w:ascii="Helvetica" w:eastAsia="Times New Roman" w:hAnsi="Helvetica" w:cs="Times New Roman"/>
          <w:color w:val="222222"/>
          <w:sz w:val="23"/>
          <w:szCs w:val="23"/>
        </w:rPr>
        <w:t> built on a common interest of contributing to police cooperation through strengthening training activities for police officers serving sport security functions. INTERPOL helps to build the capacity of police in their 19</w:t>
      </w:r>
      <w:r w:rsidR="0038747A">
        <w:rPr>
          <w:rFonts w:ascii="Helvetica" w:eastAsia="Times New Roman" w:hAnsi="Helvetica" w:cs="Times New Roman"/>
          <w:color w:val="222222"/>
          <w:sz w:val="23"/>
          <w:szCs w:val="23"/>
        </w:rPr>
        <w:t>2</w:t>
      </w:r>
      <w:r w:rsidRPr="00B336FE">
        <w:rPr>
          <w:rFonts w:ascii="Helvetica" w:eastAsia="Times New Roman" w:hAnsi="Helvetica" w:cs="Times New Roman"/>
          <w:color w:val="222222"/>
          <w:sz w:val="23"/>
          <w:szCs w:val="23"/>
        </w:rPr>
        <w:t xml:space="preserve"> member countries, equipping them with the knowledge, skills and best practices needed to meet today's policing challenges.</w:t>
      </w:r>
      <w:r w:rsidRPr="00B336FE">
        <w:t xml:space="preserve"> </w:t>
      </w:r>
      <w:hyperlink r:id="rId8" w:history="1">
        <w:r w:rsidRPr="00B336FE">
          <w:rPr>
            <w:rStyle w:val="Hyperlink"/>
            <w:rFonts w:ascii="Helvetica" w:eastAsia="Times New Roman" w:hAnsi="Helvetica" w:cs="Times New Roman"/>
            <w:sz w:val="23"/>
            <w:szCs w:val="23"/>
          </w:rPr>
          <w:t>http://news.usm.edu/article/center-spectator-sports-safety-and-security-signs-agreement-interpol</w:t>
        </w:r>
      </w:hyperlink>
      <w:r>
        <w:rPr>
          <w:rFonts w:ascii="Helvetica" w:eastAsia="Times New Roman" w:hAnsi="Helvetica" w:cs="Times New Roman"/>
          <w:color w:val="222222"/>
          <w:sz w:val="23"/>
          <w:szCs w:val="23"/>
        </w:rPr>
        <w:t xml:space="preserve"> </w:t>
      </w:r>
    </w:p>
    <w:p w14:paraId="60670A93" w14:textId="77777777" w:rsidR="00B336FE" w:rsidRPr="00B336FE" w:rsidRDefault="00B336FE" w:rsidP="00B336FE">
      <w:pPr>
        <w:shd w:val="clear" w:color="auto" w:fill="F5F5F5"/>
        <w:spacing w:before="240" w:after="240" w:line="240" w:lineRule="auto"/>
        <w:rPr>
          <w:rFonts w:ascii="Helvetica" w:eastAsia="Times New Roman" w:hAnsi="Helvetica" w:cs="Times New Roman"/>
          <w:color w:val="222222"/>
          <w:sz w:val="23"/>
          <w:szCs w:val="23"/>
        </w:rPr>
      </w:pPr>
      <w:r w:rsidRPr="00B336FE">
        <w:rPr>
          <w:rFonts w:ascii="Helvetica" w:eastAsia="Times New Roman" w:hAnsi="Helvetica" w:cs="Times New Roman"/>
          <w:color w:val="222222"/>
          <w:sz w:val="23"/>
          <w:szCs w:val="23"/>
        </w:rPr>
        <w:t> </w:t>
      </w:r>
    </w:p>
    <w:p w14:paraId="6C0D820A" w14:textId="77777777" w:rsidR="00B336FE" w:rsidRPr="00B336FE" w:rsidRDefault="00B336FE" w:rsidP="00B336FE">
      <w:pPr>
        <w:shd w:val="clear" w:color="auto" w:fill="F5F5F5"/>
        <w:spacing w:after="0" w:line="240" w:lineRule="auto"/>
        <w:rPr>
          <w:rFonts w:ascii="Helvetica" w:eastAsia="Times New Roman" w:hAnsi="Helvetica" w:cs="Times New Roman"/>
          <w:color w:val="E99B51"/>
          <w:sz w:val="23"/>
          <w:szCs w:val="23"/>
        </w:rPr>
      </w:pPr>
      <w:r w:rsidRPr="00B336FE">
        <w:rPr>
          <w:rFonts w:ascii="Helvetica" w:eastAsia="Times New Roman" w:hAnsi="Helvetica" w:cs="Times New Roman"/>
          <w:b/>
          <w:bCs/>
          <w:color w:val="E99B51"/>
          <w:sz w:val="23"/>
          <w:szCs w:val="23"/>
          <w:bdr w:val="none" w:sz="0" w:space="0" w:color="auto" w:frame="1"/>
        </w:rPr>
        <w:t>TRAINING OPPORTUNITIES</w:t>
      </w:r>
    </w:p>
    <w:p w14:paraId="5D42B543" w14:textId="77777777" w:rsidR="00C9645D" w:rsidRDefault="00791BF2" w:rsidP="00B336FE">
      <w:pPr>
        <w:shd w:val="clear" w:color="auto" w:fill="F5F5F5"/>
        <w:spacing w:after="0" w:line="240" w:lineRule="auto"/>
        <w:rPr>
          <w:rFonts w:ascii="Helvetica" w:eastAsia="Times New Roman" w:hAnsi="Helvetica" w:cs="Times New Roman"/>
          <w:color w:val="222222"/>
          <w:sz w:val="23"/>
          <w:szCs w:val="23"/>
        </w:rPr>
      </w:pPr>
      <w:r>
        <w:rPr>
          <w:rFonts w:ascii="Helvetica" w:eastAsia="Times New Roman" w:hAnsi="Helvetica" w:cs="Times New Roman"/>
          <w:noProof/>
          <w:color w:val="222222"/>
          <w:sz w:val="23"/>
          <w:szCs w:val="23"/>
        </w:rPr>
        <mc:AlternateContent>
          <mc:Choice Requires="wps">
            <w:drawing>
              <wp:anchor distT="0" distB="0" distL="114300" distR="114300" simplePos="0" relativeHeight="251660288" behindDoc="1" locked="0" layoutInCell="1" allowOverlap="1" wp14:anchorId="796F6D9E" wp14:editId="42CD4D45">
                <wp:simplePos x="0" y="0"/>
                <wp:positionH relativeFrom="margin">
                  <wp:align>right</wp:align>
                </wp:positionH>
                <wp:positionV relativeFrom="paragraph">
                  <wp:posOffset>564515</wp:posOffset>
                </wp:positionV>
                <wp:extent cx="3333750" cy="2752725"/>
                <wp:effectExtent l="0" t="0" r="19050" b="28575"/>
                <wp:wrapTight wrapText="bothSides">
                  <wp:wrapPolygon edited="0">
                    <wp:start x="0" y="0"/>
                    <wp:lineTo x="0" y="21675"/>
                    <wp:lineTo x="21600" y="21675"/>
                    <wp:lineTo x="21600" y="0"/>
                    <wp:lineTo x="0" y="0"/>
                  </wp:wrapPolygon>
                </wp:wrapTight>
                <wp:docPr id="7" name="Text Box 7"/>
                <wp:cNvGraphicFramePr/>
                <a:graphic xmlns:a="http://schemas.openxmlformats.org/drawingml/2006/main">
                  <a:graphicData uri="http://schemas.microsoft.com/office/word/2010/wordprocessingShape">
                    <wps:wsp>
                      <wps:cNvSpPr txBox="1"/>
                      <wps:spPr>
                        <a:xfrm>
                          <a:off x="0" y="0"/>
                          <a:ext cx="3333750" cy="2752725"/>
                        </a:xfrm>
                        <a:prstGeom prst="rect">
                          <a:avLst/>
                        </a:prstGeom>
                        <a:solidFill>
                          <a:schemeClr val="lt1"/>
                        </a:solidFill>
                        <a:ln w="6350">
                          <a:solidFill>
                            <a:prstClr val="black"/>
                          </a:solidFill>
                        </a:ln>
                      </wps:spPr>
                      <wps:txbx>
                        <w:txbxContent>
                          <w:p w14:paraId="7CA218C8" w14:textId="77777777" w:rsidR="0038747A" w:rsidRPr="008721A4" w:rsidRDefault="0038747A" w:rsidP="0038747A">
                            <w:pPr>
                              <w:spacing w:after="60" w:line="240" w:lineRule="auto"/>
                              <w:jc w:val="center"/>
                              <w:rPr>
                                <w:b/>
                                <w:color w:val="002060"/>
                                <w:szCs w:val="24"/>
                                <w:lang w:val="en-GB"/>
                              </w:rPr>
                            </w:pPr>
                            <w:r w:rsidRPr="008721A4">
                              <w:rPr>
                                <w:b/>
                                <w:color w:val="002060"/>
                                <w:szCs w:val="24"/>
                                <w:lang w:val="en-GB"/>
                              </w:rPr>
                              <w:t>INTERPOL and NCS</w:t>
                            </w:r>
                            <w:r w:rsidRPr="008721A4">
                              <w:rPr>
                                <w:b/>
                                <w:color w:val="002060"/>
                                <w:szCs w:val="24"/>
                                <w:vertAlign w:val="superscript"/>
                                <w:lang w:val="en-GB"/>
                              </w:rPr>
                              <w:t>4</w:t>
                            </w:r>
                            <w:r w:rsidRPr="008721A4">
                              <w:rPr>
                                <w:b/>
                                <w:color w:val="002060"/>
                                <w:szCs w:val="24"/>
                                <w:lang w:val="en-GB"/>
                              </w:rPr>
                              <w:t xml:space="preserve"> Training Courses</w:t>
                            </w:r>
                          </w:p>
                          <w:p w14:paraId="719DADDC" w14:textId="77777777" w:rsidR="0038747A" w:rsidRPr="008721A4" w:rsidRDefault="0038747A" w:rsidP="008721A4">
                            <w:pPr>
                              <w:pStyle w:val="ListParagraph"/>
                              <w:numPr>
                                <w:ilvl w:val="0"/>
                                <w:numId w:val="4"/>
                              </w:numPr>
                              <w:spacing w:after="60" w:line="240" w:lineRule="auto"/>
                              <w:ind w:left="360" w:hanging="376"/>
                              <w:contextualSpacing w:val="0"/>
                              <w:rPr>
                                <w:b/>
                                <w:color w:val="002060"/>
                                <w:szCs w:val="24"/>
                                <w:lang w:val="en-GB"/>
                              </w:rPr>
                            </w:pPr>
                            <w:r w:rsidRPr="008721A4">
                              <w:rPr>
                                <w:b/>
                                <w:color w:val="002060"/>
                                <w:szCs w:val="24"/>
                                <w:lang w:val="en-GB"/>
                              </w:rPr>
                              <w:t>Sport Security Senior Management Training Course (Available as of September 2017)</w:t>
                            </w:r>
                          </w:p>
                          <w:p w14:paraId="4923BED7" w14:textId="77777777" w:rsidR="0038747A" w:rsidRPr="008721A4" w:rsidRDefault="0038747A" w:rsidP="008721A4">
                            <w:pPr>
                              <w:pStyle w:val="ListParagraph"/>
                              <w:numPr>
                                <w:ilvl w:val="0"/>
                                <w:numId w:val="4"/>
                              </w:numPr>
                              <w:spacing w:after="60" w:line="240" w:lineRule="auto"/>
                              <w:ind w:left="360"/>
                              <w:contextualSpacing w:val="0"/>
                              <w:rPr>
                                <w:b/>
                                <w:color w:val="002060"/>
                                <w:szCs w:val="24"/>
                                <w:lang w:val="en-GB"/>
                              </w:rPr>
                            </w:pPr>
                            <w:r w:rsidRPr="008721A4">
                              <w:rPr>
                                <w:b/>
                                <w:color w:val="002060"/>
                                <w:szCs w:val="24"/>
                                <w:lang w:val="en-GB"/>
                              </w:rPr>
                              <w:t>Risk Management Challenges for International Sporting Events (</w:t>
                            </w:r>
                            <w:r w:rsidR="005A6C81" w:rsidRPr="008721A4">
                              <w:rPr>
                                <w:b/>
                                <w:color w:val="002060"/>
                                <w:szCs w:val="24"/>
                                <w:lang w:val="en-GB"/>
                              </w:rPr>
                              <w:t xml:space="preserve">Available as of </w:t>
                            </w:r>
                            <w:r w:rsidRPr="008721A4">
                              <w:rPr>
                                <w:b/>
                                <w:color w:val="002060"/>
                                <w:szCs w:val="24"/>
                                <w:lang w:val="en-GB"/>
                              </w:rPr>
                              <w:t>April 2018)</w:t>
                            </w:r>
                          </w:p>
                          <w:p w14:paraId="7B5D29ED" w14:textId="77777777" w:rsidR="0038747A" w:rsidRPr="008721A4" w:rsidRDefault="0038747A" w:rsidP="008721A4">
                            <w:pPr>
                              <w:pStyle w:val="ListParagraph"/>
                              <w:numPr>
                                <w:ilvl w:val="0"/>
                                <w:numId w:val="4"/>
                              </w:numPr>
                              <w:spacing w:after="60" w:line="240" w:lineRule="auto"/>
                              <w:ind w:left="360"/>
                              <w:contextualSpacing w:val="0"/>
                              <w:rPr>
                                <w:b/>
                                <w:color w:val="002060"/>
                                <w:szCs w:val="24"/>
                                <w:lang w:val="en-GB"/>
                              </w:rPr>
                            </w:pPr>
                            <w:r w:rsidRPr="008721A4">
                              <w:rPr>
                                <w:b/>
                                <w:color w:val="002060"/>
                                <w:szCs w:val="24"/>
                                <w:lang w:val="en-GB"/>
                              </w:rPr>
                              <w:t>Evacuation Challenges for International Sporting Events (</w:t>
                            </w:r>
                            <w:r w:rsidR="005A6C81" w:rsidRPr="008721A4">
                              <w:rPr>
                                <w:b/>
                                <w:color w:val="002060"/>
                                <w:szCs w:val="24"/>
                                <w:lang w:val="en-GB"/>
                              </w:rPr>
                              <w:t xml:space="preserve">Projected for </w:t>
                            </w:r>
                            <w:r w:rsidRPr="008721A4">
                              <w:rPr>
                                <w:b/>
                                <w:color w:val="002060"/>
                                <w:szCs w:val="24"/>
                                <w:lang w:val="en-GB"/>
                              </w:rPr>
                              <w:t>September 2018)</w:t>
                            </w:r>
                          </w:p>
                          <w:p w14:paraId="401E518C" w14:textId="77777777" w:rsidR="0038747A" w:rsidRPr="008721A4" w:rsidRDefault="0038747A" w:rsidP="008721A4">
                            <w:pPr>
                              <w:pStyle w:val="ListParagraph"/>
                              <w:numPr>
                                <w:ilvl w:val="0"/>
                                <w:numId w:val="4"/>
                              </w:numPr>
                              <w:spacing w:after="60" w:line="240" w:lineRule="auto"/>
                              <w:ind w:left="360"/>
                              <w:contextualSpacing w:val="0"/>
                              <w:rPr>
                                <w:b/>
                                <w:color w:val="002060"/>
                                <w:szCs w:val="24"/>
                                <w:lang w:val="en-GB"/>
                              </w:rPr>
                            </w:pPr>
                            <w:r w:rsidRPr="008721A4">
                              <w:rPr>
                                <w:b/>
                                <w:color w:val="002060"/>
                                <w:szCs w:val="24"/>
                                <w:lang w:val="en-GB"/>
                              </w:rPr>
                              <w:t>Crowd Management for International Sporting Events (</w:t>
                            </w:r>
                            <w:r w:rsidR="005A6C81" w:rsidRPr="008721A4">
                              <w:rPr>
                                <w:b/>
                                <w:color w:val="002060"/>
                                <w:szCs w:val="24"/>
                                <w:lang w:val="en-GB"/>
                              </w:rPr>
                              <w:t xml:space="preserve">Projected for </w:t>
                            </w:r>
                            <w:r w:rsidRPr="008721A4">
                              <w:rPr>
                                <w:b/>
                                <w:color w:val="002060"/>
                                <w:szCs w:val="24"/>
                                <w:lang w:val="en-GB"/>
                              </w:rPr>
                              <w:t>April 2019)</w:t>
                            </w:r>
                          </w:p>
                          <w:p w14:paraId="662B49CA" w14:textId="77777777" w:rsidR="0038747A" w:rsidRPr="008721A4" w:rsidRDefault="0038747A" w:rsidP="008721A4">
                            <w:pPr>
                              <w:pStyle w:val="ListParagraph"/>
                              <w:numPr>
                                <w:ilvl w:val="0"/>
                                <w:numId w:val="4"/>
                              </w:numPr>
                              <w:spacing w:after="60" w:line="240" w:lineRule="auto"/>
                              <w:ind w:left="360"/>
                              <w:contextualSpacing w:val="0"/>
                              <w:rPr>
                                <w:b/>
                                <w:color w:val="002060"/>
                                <w:szCs w:val="24"/>
                                <w:lang w:val="en-GB"/>
                              </w:rPr>
                            </w:pPr>
                            <w:r w:rsidRPr="008721A4">
                              <w:rPr>
                                <w:b/>
                                <w:color w:val="002060"/>
                                <w:szCs w:val="24"/>
                                <w:lang w:val="en-GB"/>
                              </w:rPr>
                              <w:t>Incident Management for International Sporting Events (</w:t>
                            </w:r>
                            <w:r w:rsidR="005A6C81" w:rsidRPr="008721A4">
                              <w:rPr>
                                <w:b/>
                                <w:color w:val="002060"/>
                                <w:szCs w:val="24"/>
                                <w:lang w:val="en-GB"/>
                              </w:rPr>
                              <w:t xml:space="preserve">Projected </w:t>
                            </w:r>
                            <w:r w:rsidRPr="008721A4">
                              <w:rPr>
                                <w:b/>
                                <w:color w:val="002060"/>
                                <w:szCs w:val="24"/>
                                <w:lang w:val="en-GB"/>
                              </w:rPr>
                              <w:t>f</w:t>
                            </w:r>
                            <w:r w:rsidR="005A6C81" w:rsidRPr="008721A4">
                              <w:rPr>
                                <w:b/>
                                <w:color w:val="002060"/>
                                <w:szCs w:val="24"/>
                                <w:lang w:val="en-GB"/>
                              </w:rPr>
                              <w:t>or</w:t>
                            </w:r>
                            <w:r w:rsidRPr="008721A4">
                              <w:rPr>
                                <w:b/>
                                <w:color w:val="002060"/>
                                <w:szCs w:val="24"/>
                                <w:lang w:val="en-GB"/>
                              </w:rPr>
                              <w:t xml:space="preserve"> September 2019)</w:t>
                            </w:r>
                          </w:p>
                          <w:p w14:paraId="25BAB3BC" w14:textId="77777777" w:rsidR="0038747A" w:rsidRPr="008721A4" w:rsidRDefault="0038747A" w:rsidP="008721A4">
                            <w:pPr>
                              <w:pStyle w:val="ListParagraph"/>
                              <w:numPr>
                                <w:ilvl w:val="0"/>
                                <w:numId w:val="4"/>
                              </w:numPr>
                              <w:spacing w:line="240" w:lineRule="auto"/>
                              <w:ind w:left="360"/>
                            </w:pPr>
                            <w:r w:rsidRPr="008721A4">
                              <w:rPr>
                                <w:b/>
                                <w:color w:val="002060"/>
                                <w:szCs w:val="24"/>
                                <w:lang w:val="en-GB"/>
                              </w:rPr>
                              <w:t>International Sporting Events: Safety and Security Case Management (</w:t>
                            </w:r>
                            <w:r w:rsidR="005A6C81" w:rsidRPr="008721A4">
                              <w:rPr>
                                <w:b/>
                                <w:color w:val="002060"/>
                                <w:szCs w:val="24"/>
                                <w:lang w:val="en-GB"/>
                              </w:rPr>
                              <w:t>Projected for</w:t>
                            </w:r>
                            <w:r w:rsidRPr="008721A4">
                              <w:rPr>
                                <w:b/>
                                <w:color w:val="002060"/>
                                <w:szCs w:val="24"/>
                                <w:lang w:val="en-GB"/>
                              </w:rPr>
                              <w:t xml:space="preserve"> April 2020)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96F6D9E" id="_x0000_t202" coordsize="21600,21600" o:spt="202" path="m,l,21600r21600,l21600,xe">
                <v:stroke joinstyle="miter"/>
                <v:path gradientshapeok="t" o:connecttype="rect"/>
              </v:shapetype>
              <v:shape id="Text Box 7" o:spid="_x0000_s1026" type="#_x0000_t202" style="position:absolute;margin-left:211.3pt;margin-top:44.45pt;width:262.5pt;height:216.75pt;z-index:-25165619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" fillcolor="white [3201]" strokeweight=".5pt">
                <v:textbox>
                  <w:txbxContent>
                    <w:p w14:paraId="7CA218C8" w14:textId="77777777" w:rsidR="0038747A" w:rsidRPr="008721A4" w:rsidRDefault="0038747A" w:rsidP="0038747A">
                      <w:pPr>
                        <w:spacing w:after="60" w:line="240" w:lineRule="auto"/>
                        <w:jc w:val="center"/>
                        <w:rPr>
                          <w:b/>
                          <w:color w:val="002060"/>
                          <w:szCs w:val="24"/>
                          <w:lang w:val="en-GB"/>
                        </w:rPr>
                      </w:pPr>
                      <w:r w:rsidRPr="008721A4">
                        <w:rPr>
                          <w:b/>
                          <w:color w:val="002060"/>
                          <w:szCs w:val="24"/>
                          <w:lang w:val="en-GB"/>
                        </w:rPr>
                        <w:t>INTERPOL and NCS</w:t>
                      </w:r>
                      <w:r w:rsidRPr="008721A4">
                        <w:rPr>
                          <w:b/>
                          <w:color w:val="002060"/>
                          <w:szCs w:val="24"/>
                          <w:vertAlign w:val="superscript"/>
                          <w:lang w:val="en-GB"/>
                        </w:rPr>
                        <w:t>4</w:t>
                      </w:r>
                      <w:r w:rsidRPr="008721A4">
                        <w:rPr>
                          <w:b/>
                          <w:color w:val="002060"/>
                          <w:szCs w:val="24"/>
                          <w:lang w:val="en-GB"/>
                        </w:rPr>
                        <w:t xml:space="preserve"> Training Courses</w:t>
                      </w:r>
                    </w:p>
                    <w:p w14:paraId="719DADDC" w14:textId="77777777" w:rsidR="0038747A" w:rsidRPr="008721A4" w:rsidRDefault="0038747A" w:rsidP="008721A4">
                      <w:pPr>
                        <w:pStyle w:val="ListParagraph"/>
                        <w:numPr>
                          <w:ilvl w:val="0"/>
                          <w:numId w:val="4"/>
                        </w:numPr>
                        <w:spacing w:after="60" w:line="240" w:lineRule="auto"/>
                        <w:ind w:left="360" w:hanging="376"/>
                        <w:contextualSpacing w:val="0"/>
                        <w:rPr>
                          <w:b/>
                          <w:color w:val="002060"/>
                          <w:szCs w:val="24"/>
                          <w:lang w:val="en-GB"/>
                        </w:rPr>
                      </w:pPr>
                      <w:r w:rsidRPr="008721A4">
                        <w:rPr>
                          <w:b/>
                          <w:color w:val="002060"/>
                          <w:szCs w:val="24"/>
                          <w:lang w:val="en-GB"/>
                        </w:rPr>
                        <w:t>Sport Security Senior Management Training Course</w:t>
                      </w:r>
                      <w:r w:rsidRPr="008721A4">
                        <w:rPr>
                          <w:b/>
                          <w:color w:val="002060"/>
                          <w:szCs w:val="24"/>
                          <w:lang w:val="en-GB"/>
                        </w:rPr>
                        <w:t xml:space="preserve"> (Available as of September 2017)</w:t>
                      </w:r>
                    </w:p>
                    <w:p w14:paraId="4923BED7" w14:textId="77777777" w:rsidR="0038747A" w:rsidRPr="008721A4" w:rsidRDefault="0038747A" w:rsidP="008721A4">
                      <w:pPr>
                        <w:pStyle w:val="ListParagraph"/>
                        <w:numPr>
                          <w:ilvl w:val="0"/>
                          <w:numId w:val="4"/>
                        </w:numPr>
                        <w:spacing w:after="60" w:line="240" w:lineRule="auto"/>
                        <w:ind w:left="360"/>
                        <w:contextualSpacing w:val="0"/>
                        <w:rPr>
                          <w:b/>
                          <w:color w:val="002060"/>
                          <w:szCs w:val="24"/>
                          <w:lang w:val="en-GB"/>
                        </w:rPr>
                      </w:pPr>
                      <w:r w:rsidRPr="008721A4">
                        <w:rPr>
                          <w:b/>
                          <w:color w:val="002060"/>
                          <w:szCs w:val="24"/>
                          <w:lang w:val="en-GB"/>
                        </w:rPr>
                        <w:t>Risk Management Challenges for International Sporting Events</w:t>
                      </w:r>
                      <w:r w:rsidRPr="008721A4">
                        <w:rPr>
                          <w:b/>
                          <w:color w:val="002060"/>
                          <w:szCs w:val="24"/>
                          <w:lang w:val="en-GB"/>
                        </w:rPr>
                        <w:t xml:space="preserve"> (</w:t>
                      </w:r>
                      <w:r w:rsidR="005A6C81" w:rsidRPr="008721A4">
                        <w:rPr>
                          <w:b/>
                          <w:color w:val="002060"/>
                          <w:szCs w:val="24"/>
                          <w:lang w:val="en-GB"/>
                        </w:rPr>
                        <w:t xml:space="preserve">Available as of </w:t>
                      </w:r>
                      <w:r w:rsidRPr="008721A4">
                        <w:rPr>
                          <w:b/>
                          <w:color w:val="002060"/>
                          <w:szCs w:val="24"/>
                          <w:lang w:val="en-GB"/>
                        </w:rPr>
                        <w:t>April 2018)</w:t>
                      </w:r>
                    </w:p>
                    <w:p w14:paraId="7B5D29ED" w14:textId="77777777" w:rsidR="0038747A" w:rsidRPr="008721A4" w:rsidRDefault="0038747A" w:rsidP="008721A4">
                      <w:pPr>
                        <w:pStyle w:val="ListParagraph"/>
                        <w:numPr>
                          <w:ilvl w:val="0"/>
                          <w:numId w:val="4"/>
                        </w:numPr>
                        <w:spacing w:after="60" w:line="240" w:lineRule="auto"/>
                        <w:ind w:left="360"/>
                        <w:contextualSpacing w:val="0"/>
                        <w:rPr>
                          <w:b/>
                          <w:color w:val="002060"/>
                          <w:szCs w:val="24"/>
                          <w:lang w:val="en-GB"/>
                        </w:rPr>
                      </w:pPr>
                      <w:r w:rsidRPr="008721A4">
                        <w:rPr>
                          <w:b/>
                          <w:color w:val="002060"/>
                          <w:szCs w:val="24"/>
                          <w:lang w:val="en-GB"/>
                        </w:rPr>
                        <w:t>Evacuation Challenges for International Sporting Events</w:t>
                      </w:r>
                      <w:r w:rsidRPr="008721A4">
                        <w:rPr>
                          <w:b/>
                          <w:color w:val="002060"/>
                          <w:szCs w:val="24"/>
                          <w:lang w:val="en-GB"/>
                        </w:rPr>
                        <w:t xml:space="preserve"> (</w:t>
                      </w:r>
                      <w:r w:rsidR="005A6C81" w:rsidRPr="008721A4">
                        <w:rPr>
                          <w:b/>
                          <w:color w:val="002060"/>
                          <w:szCs w:val="24"/>
                          <w:lang w:val="en-GB"/>
                        </w:rPr>
                        <w:t xml:space="preserve">Projected for </w:t>
                      </w:r>
                      <w:r w:rsidRPr="008721A4">
                        <w:rPr>
                          <w:b/>
                          <w:color w:val="002060"/>
                          <w:szCs w:val="24"/>
                          <w:lang w:val="en-GB"/>
                        </w:rPr>
                        <w:t>September 2018)</w:t>
                      </w:r>
                    </w:p>
                    <w:p w14:paraId="401E518C" w14:textId="77777777" w:rsidR="0038747A" w:rsidRPr="008721A4" w:rsidRDefault="0038747A" w:rsidP="008721A4">
                      <w:pPr>
                        <w:pStyle w:val="ListParagraph"/>
                        <w:numPr>
                          <w:ilvl w:val="0"/>
                          <w:numId w:val="4"/>
                        </w:numPr>
                        <w:spacing w:after="60" w:line="240" w:lineRule="auto"/>
                        <w:ind w:left="360"/>
                        <w:contextualSpacing w:val="0"/>
                        <w:rPr>
                          <w:b/>
                          <w:color w:val="002060"/>
                          <w:szCs w:val="24"/>
                          <w:lang w:val="en-GB"/>
                        </w:rPr>
                      </w:pPr>
                      <w:r w:rsidRPr="008721A4">
                        <w:rPr>
                          <w:b/>
                          <w:color w:val="002060"/>
                          <w:szCs w:val="24"/>
                          <w:lang w:val="en-GB"/>
                        </w:rPr>
                        <w:t>Crowd Management for International Sporting Events</w:t>
                      </w:r>
                      <w:r w:rsidRPr="008721A4">
                        <w:rPr>
                          <w:b/>
                          <w:color w:val="002060"/>
                          <w:szCs w:val="24"/>
                          <w:lang w:val="en-GB"/>
                        </w:rPr>
                        <w:t xml:space="preserve"> (</w:t>
                      </w:r>
                      <w:r w:rsidR="005A6C81" w:rsidRPr="008721A4">
                        <w:rPr>
                          <w:b/>
                          <w:color w:val="002060"/>
                          <w:szCs w:val="24"/>
                          <w:lang w:val="en-GB"/>
                        </w:rPr>
                        <w:t xml:space="preserve">Projected for </w:t>
                      </w:r>
                      <w:r w:rsidRPr="008721A4">
                        <w:rPr>
                          <w:b/>
                          <w:color w:val="002060"/>
                          <w:szCs w:val="24"/>
                          <w:lang w:val="en-GB"/>
                        </w:rPr>
                        <w:t>April 2019)</w:t>
                      </w:r>
                    </w:p>
                    <w:p w14:paraId="662B49CA" w14:textId="77777777" w:rsidR="0038747A" w:rsidRPr="008721A4" w:rsidRDefault="0038747A" w:rsidP="008721A4">
                      <w:pPr>
                        <w:pStyle w:val="ListParagraph"/>
                        <w:numPr>
                          <w:ilvl w:val="0"/>
                          <w:numId w:val="4"/>
                        </w:numPr>
                        <w:spacing w:after="60" w:line="240" w:lineRule="auto"/>
                        <w:ind w:left="360"/>
                        <w:contextualSpacing w:val="0"/>
                        <w:rPr>
                          <w:b/>
                          <w:color w:val="002060"/>
                          <w:szCs w:val="24"/>
                          <w:lang w:val="en-GB"/>
                        </w:rPr>
                      </w:pPr>
                      <w:r w:rsidRPr="008721A4">
                        <w:rPr>
                          <w:b/>
                          <w:color w:val="002060"/>
                          <w:szCs w:val="24"/>
                          <w:lang w:val="en-GB"/>
                        </w:rPr>
                        <w:t>Incident Management for International Sporting Events</w:t>
                      </w:r>
                      <w:r w:rsidRPr="008721A4">
                        <w:rPr>
                          <w:b/>
                          <w:color w:val="002060"/>
                          <w:szCs w:val="24"/>
                          <w:lang w:val="en-GB"/>
                        </w:rPr>
                        <w:t xml:space="preserve"> (</w:t>
                      </w:r>
                      <w:r w:rsidR="005A6C81" w:rsidRPr="008721A4">
                        <w:rPr>
                          <w:b/>
                          <w:color w:val="002060"/>
                          <w:szCs w:val="24"/>
                          <w:lang w:val="en-GB"/>
                        </w:rPr>
                        <w:t xml:space="preserve">Projected </w:t>
                      </w:r>
                      <w:r w:rsidRPr="008721A4">
                        <w:rPr>
                          <w:b/>
                          <w:color w:val="002060"/>
                          <w:szCs w:val="24"/>
                          <w:lang w:val="en-GB"/>
                        </w:rPr>
                        <w:t>f</w:t>
                      </w:r>
                      <w:r w:rsidR="005A6C81" w:rsidRPr="008721A4">
                        <w:rPr>
                          <w:b/>
                          <w:color w:val="002060"/>
                          <w:szCs w:val="24"/>
                          <w:lang w:val="en-GB"/>
                        </w:rPr>
                        <w:t>or</w:t>
                      </w:r>
                      <w:r w:rsidRPr="008721A4">
                        <w:rPr>
                          <w:b/>
                          <w:color w:val="002060"/>
                          <w:szCs w:val="24"/>
                          <w:lang w:val="en-GB"/>
                        </w:rPr>
                        <w:t xml:space="preserve"> September 2019)</w:t>
                      </w:r>
                    </w:p>
                    <w:p w14:paraId="25BAB3BC" w14:textId="77777777" w:rsidR="0038747A" w:rsidRPr="008721A4" w:rsidRDefault="0038747A" w:rsidP="008721A4">
                      <w:pPr>
                        <w:pStyle w:val="ListParagraph"/>
                        <w:numPr>
                          <w:ilvl w:val="0"/>
                          <w:numId w:val="4"/>
                        </w:numPr>
                        <w:spacing w:line="240" w:lineRule="auto"/>
                        <w:ind w:left="360"/>
                      </w:pPr>
                      <w:r w:rsidRPr="008721A4">
                        <w:rPr>
                          <w:b/>
                          <w:color w:val="002060"/>
                          <w:szCs w:val="24"/>
                          <w:lang w:val="en-GB"/>
                        </w:rPr>
                        <w:t>International Sporting Events: Safety and Security Case Management</w:t>
                      </w:r>
                      <w:r w:rsidRPr="008721A4">
                        <w:rPr>
                          <w:b/>
                          <w:color w:val="002060"/>
                          <w:szCs w:val="24"/>
                          <w:lang w:val="en-GB"/>
                        </w:rPr>
                        <w:t xml:space="preserve"> (</w:t>
                      </w:r>
                      <w:r w:rsidR="005A6C81" w:rsidRPr="008721A4">
                        <w:rPr>
                          <w:b/>
                          <w:color w:val="002060"/>
                          <w:szCs w:val="24"/>
                          <w:lang w:val="en-GB"/>
                        </w:rPr>
                        <w:t>Projected for</w:t>
                      </w:r>
                      <w:r w:rsidRPr="008721A4">
                        <w:rPr>
                          <w:b/>
                          <w:color w:val="002060"/>
                          <w:szCs w:val="24"/>
                          <w:lang w:val="en-GB"/>
                        </w:rPr>
                        <w:t xml:space="preserve"> April 2020)</w:t>
                      </w:r>
                    </w:p>
                  </w:txbxContent>
                </v:textbox>
                <w10:wrap type="tight" anchorx="margin"/>
              </v:shape>
            </w:pict>
          </mc:Fallback>
        </mc:AlternateContent>
      </w:r>
      <w:r w:rsidR="00B336FE" w:rsidRPr="00B336FE">
        <w:rPr>
          <w:rFonts w:ascii="Helvetica" w:eastAsia="Times New Roman" w:hAnsi="Helvetica" w:cs="Times New Roman"/>
          <w:color w:val="222222"/>
          <w:sz w:val="23"/>
          <w:szCs w:val="23"/>
        </w:rPr>
        <w:t>NCS</w:t>
      </w:r>
      <w:r w:rsidR="0038747A" w:rsidRPr="0038747A">
        <w:rPr>
          <w:rFonts w:ascii="Helvetica" w:eastAsia="Times New Roman" w:hAnsi="Helvetica" w:cs="Times New Roman"/>
          <w:color w:val="222222"/>
          <w:sz w:val="23"/>
          <w:szCs w:val="23"/>
          <w:vertAlign w:val="superscript"/>
        </w:rPr>
        <w:t>4</w:t>
      </w:r>
      <w:r w:rsidR="00B336FE" w:rsidRPr="00B336FE">
        <w:rPr>
          <w:rFonts w:ascii="Helvetica" w:eastAsia="Times New Roman" w:hAnsi="Helvetica" w:cs="Times New Roman"/>
          <w:color w:val="222222"/>
          <w:sz w:val="23"/>
          <w:szCs w:val="23"/>
        </w:rPr>
        <w:t xml:space="preserve"> and INTERPOL are </w:t>
      </w:r>
      <w:r w:rsidR="005A6C81">
        <w:rPr>
          <w:rFonts w:ascii="Helvetica" w:eastAsia="Times New Roman" w:hAnsi="Helvetica" w:cs="Times New Roman"/>
          <w:color w:val="222222"/>
          <w:sz w:val="23"/>
          <w:szCs w:val="23"/>
        </w:rPr>
        <w:t>developing</w:t>
      </w:r>
      <w:r w:rsidR="00B336FE" w:rsidRPr="00B336FE">
        <w:rPr>
          <w:rFonts w:ascii="Helvetica" w:eastAsia="Times New Roman" w:hAnsi="Helvetica" w:cs="Times New Roman"/>
          <w:color w:val="222222"/>
          <w:sz w:val="23"/>
          <w:szCs w:val="23"/>
        </w:rPr>
        <w:t xml:space="preserve"> six international training </w:t>
      </w:r>
      <w:r w:rsidR="0038747A">
        <w:rPr>
          <w:rFonts w:ascii="Helvetica" w:eastAsia="Times New Roman" w:hAnsi="Helvetica" w:cs="Times New Roman"/>
          <w:color w:val="222222"/>
          <w:sz w:val="23"/>
          <w:szCs w:val="23"/>
        </w:rPr>
        <w:t>courses</w:t>
      </w:r>
      <w:r>
        <w:rPr>
          <w:rFonts w:ascii="Helvetica" w:eastAsia="Times New Roman" w:hAnsi="Helvetica" w:cs="Times New Roman"/>
          <w:color w:val="222222"/>
          <w:sz w:val="23"/>
          <w:szCs w:val="23"/>
        </w:rPr>
        <w:t xml:space="preserve"> (see inset for INTERPOL and NCS</w:t>
      </w:r>
      <w:r w:rsidRPr="00791BF2">
        <w:rPr>
          <w:rFonts w:ascii="Helvetica" w:eastAsia="Times New Roman" w:hAnsi="Helvetica" w:cs="Times New Roman"/>
          <w:color w:val="222222"/>
          <w:sz w:val="23"/>
          <w:szCs w:val="23"/>
          <w:vertAlign w:val="superscript"/>
        </w:rPr>
        <w:t>4</w:t>
      </w:r>
      <w:r>
        <w:rPr>
          <w:rFonts w:ascii="Helvetica" w:eastAsia="Times New Roman" w:hAnsi="Helvetica" w:cs="Times New Roman"/>
          <w:color w:val="222222"/>
          <w:sz w:val="23"/>
          <w:szCs w:val="23"/>
        </w:rPr>
        <w:t xml:space="preserve"> Training Courses)</w:t>
      </w:r>
      <w:r w:rsidR="0038747A">
        <w:rPr>
          <w:rFonts w:ascii="Helvetica" w:eastAsia="Times New Roman" w:hAnsi="Helvetica" w:cs="Times New Roman"/>
          <w:color w:val="222222"/>
          <w:sz w:val="23"/>
          <w:szCs w:val="23"/>
        </w:rPr>
        <w:t>.  T</w:t>
      </w:r>
      <w:r w:rsidR="00B336FE" w:rsidRPr="00B336FE">
        <w:rPr>
          <w:rFonts w:ascii="Helvetica" w:eastAsia="Times New Roman" w:hAnsi="Helvetica" w:cs="Times New Roman"/>
          <w:color w:val="222222"/>
          <w:sz w:val="23"/>
          <w:szCs w:val="23"/>
        </w:rPr>
        <w:t>he first</w:t>
      </w:r>
      <w:r w:rsidR="0038747A">
        <w:rPr>
          <w:rFonts w:ascii="Helvetica" w:eastAsia="Times New Roman" w:hAnsi="Helvetica" w:cs="Times New Roman"/>
          <w:color w:val="222222"/>
          <w:sz w:val="23"/>
          <w:szCs w:val="23"/>
        </w:rPr>
        <w:t xml:space="preserve"> course</w:t>
      </w:r>
      <w:r w:rsidR="005A6C81">
        <w:rPr>
          <w:rFonts w:ascii="Helvetica" w:eastAsia="Times New Roman" w:hAnsi="Helvetica" w:cs="Times New Roman"/>
          <w:color w:val="222222"/>
          <w:sz w:val="23"/>
          <w:szCs w:val="23"/>
        </w:rPr>
        <w:t xml:space="preserve">, </w:t>
      </w:r>
      <w:hyperlink r:id="rId9" w:tgtFrame="_blank" w:history="1">
        <w:r w:rsidR="00B336FE" w:rsidRPr="00B336FE">
          <w:rPr>
            <w:rFonts w:ascii="Helvetica" w:eastAsia="Times New Roman" w:hAnsi="Helvetica" w:cs="Times New Roman"/>
            <w:color w:val="ECAC00"/>
            <w:sz w:val="23"/>
            <w:szCs w:val="23"/>
            <w:u w:val="single"/>
            <w:bdr w:val="none" w:sz="0" w:space="0" w:color="auto" w:frame="1"/>
          </w:rPr>
          <w:t>Sport Security Executive Management</w:t>
        </w:r>
      </w:hyperlink>
      <w:r w:rsidR="005A6C81">
        <w:rPr>
          <w:rFonts w:ascii="Helvetica" w:eastAsia="Times New Roman" w:hAnsi="Helvetica" w:cs="Times New Roman"/>
          <w:color w:val="222222"/>
          <w:sz w:val="23"/>
          <w:szCs w:val="23"/>
        </w:rPr>
        <w:t>, was taught from</w:t>
      </w:r>
      <w:r w:rsidR="00B336FE" w:rsidRPr="00B336FE">
        <w:rPr>
          <w:rFonts w:ascii="Helvetica" w:eastAsia="Times New Roman" w:hAnsi="Helvetica" w:cs="Times New Roman"/>
          <w:color w:val="222222"/>
          <w:sz w:val="23"/>
          <w:szCs w:val="23"/>
        </w:rPr>
        <w:t xml:space="preserve"> September 12-14, 2017, in Lyon, France.</w:t>
      </w:r>
      <w:r w:rsidR="008721A4">
        <w:rPr>
          <w:rFonts w:ascii="Helvetica" w:eastAsia="Times New Roman" w:hAnsi="Helvetica" w:cs="Times New Roman"/>
          <w:color w:val="222222"/>
          <w:sz w:val="23"/>
          <w:szCs w:val="23"/>
        </w:rPr>
        <w:t xml:space="preserve">  Participants from 27 countries attended the inaugural course.</w:t>
      </w:r>
      <w:r w:rsidR="00B336FE" w:rsidRPr="00B336FE">
        <w:rPr>
          <w:rFonts w:ascii="Helvetica" w:eastAsia="Times New Roman" w:hAnsi="Helvetica" w:cs="Times New Roman"/>
          <w:color w:val="222222"/>
          <w:sz w:val="23"/>
          <w:szCs w:val="23"/>
        </w:rPr>
        <w:t xml:space="preserve"> </w:t>
      </w:r>
      <w:r w:rsidR="008721A4">
        <w:rPr>
          <w:rFonts w:ascii="Helvetica" w:eastAsia="Times New Roman" w:hAnsi="Helvetica" w:cs="Times New Roman"/>
          <w:color w:val="222222"/>
          <w:sz w:val="23"/>
          <w:szCs w:val="23"/>
        </w:rPr>
        <w:t xml:space="preserve">It is the first course in the world to receive INTERPOL accreditation.  </w:t>
      </w:r>
      <w:r w:rsidR="00B336FE" w:rsidRPr="00B336FE">
        <w:rPr>
          <w:rFonts w:ascii="Helvetica" w:eastAsia="Times New Roman" w:hAnsi="Helvetica" w:cs="Times New Roman"/>
          <w:color w:val="222222"/>
          <w:sz w:val="23"/>
          <w:szCs w:val="23"/>
        </w:rPr>
        <w:t xml:space="preserve">The target audience </w:t>
      </w:r>
      <w:r w:rsidR="005A6C81">
        <w:rPr>
          <w:rFonts w:ascii="Helvetica" w:eastAsia="Times New Roman" w:hAnsi="Helvetica" w:cs="Times New Roman"/>
          <w:color w:val="222222"/>
          <w:sz w:val="23"/>
          <w:szCs w:val="23"/>
        </w:rPr>
        <w:t xml:space="preserve">for all six courses are </w:t>
      </w:r>
      <w:r w:rsidR="005A6C81" w:rsidRPr="005A6C81">
        <w:rPr>
          <w:rFonts w:ascii="Helvetica" w:eastAsia="Times New Roman" w:hAnsi="Helvetica" w:cs="Times New Roman"/>
          <w:color w:val="222222"/>
          <w:sz w:val="23"/>
          <w:szCs w:val="23"/>
        </w:rPr>
        <w:t>Police Executives and Incident Management Team members.</w:t>
      </w:r>
      <w:r w:rsidR="005A6C81">
        <w:rPr>
          <w:rFonts w:ascii="Helvetica" w:eastAsia="Times New Roman" w:hAnsi="Helvetica" w:cs="Times New Roman"/>
          <w:color w:val="222222"/>
          <w:sz w:val="23"/>
          <w:szCs w:val="23"/>
        </w:rPr>
        <w:t xml:space="preserve"> </w:t>
      </w:r>
      <w:r w:rsidR="00B336FE" w:rsidRPr="00B336FE">
        <w:rPr>
          <w:rFonts w:ascii="Helvetica" w:eastAsia="Times New Roman" w:hAnsi="Helvetica" w:cs="Times New Roman"/>
          <w:color w:val="222222"/>
          <w:sz w:val="23"/>
          <w:szCs w:val="23"/>
        </w:rPr>
        <w:t xml:space="preserve"> </w:t>
      </w:r>
    </w:p>
    <w:p w14:paraId="6330C073" w14:textId="77777777" w:rsidR="00C9645D" w:rsidRDefault="00C9645D" w:rsidP="00B336FE">
      <w:pPr>
        <w:shd w:val="clear" w:color="auto" w:fill="F5F5F5"/>
        <w:spacing w:after="0" w:line="240" w:lineRule="auto"/>
        <w:rPr>
          <w:rFonts w:ascii="Helvetica" w:eastAsia="Times New Roman" w:hAnsi="Helvetica" w:cs="Times New Roman"/>
          <w:color w:val="222222"/>
          <w:sz w:val="23"/>
          <w:szCs w:val="23"/>
        </w:rPr>
      </w:pPr>
    </w:p>
    <w:p w14:paraId="6053F84E" w14:textId="77777777" w:rsidR="00791BF2" w:rsidRDefault="008721A4" w:rsidP="00B336FE">
      <w:pPr>
        <w:shd w:val="clear" w:color="auto" w:fill="F5F5F5"/>
        <w:spacing w:after="0" w:line="240" w:lineRule="auto"/>
        <w:rPr>
          <w:rFonts w:ascii="Helvetica" w:eastAsia="Times New Roman" w:hAnsi="Helvetica" w:cs="Times New Roman"/>
          <w:color w:val="222222"/>
          <w:sz w:val="23"/>
          <w:szCs w:val="23"/>
        </w:rPr>
      </w:pPr>
      <w:r>
        <w:rPr>
          <w:rFonts w:ascii="Helvetica" w:eastAsia="Times New Roman" w:hAnsi="Helvetica" w:cs="Times New Roman"/>
          <w:color w:val="222222"/>
          <w:sz w:val="23"/>
          <w:szCs w:val="23"/>
        </w:rPr>
        <w:t xml:space="preserve">Beginning in the fall of 2020, </w:t>
      </w:r>
      <w:r w:rsidRPr="008721A4">
        <w:rPr>
          <w:rFonts w:ascii="Helvetica" w:eastAsia="Times New Roman" w:hAnsi="Helvetica" w:cs="Times New Roman"/>
          <w:color w:val="222222"/>
          <w:sz w:val="23"/>
          <w:szCs w:val="23"/>
        </w:rPr>
        <w:t>Police Executives and Incident Management Team members</w:t>
      </w:r>
      <w:r>
        <w:rPr>
          <w:rFonts w:ascii="Helvetica" w:eastAsia="Times New Roman" w:hAnsi="Helvetica" w:cs="Times New Roman"/>
          <w:color w:val="222222"/>
          <w:sz w:val="23"/>
          <w:szCs w:val="23"/>
        </w:rPr>
        <w:t xml:space="preserve"> who complete all six courses may be eligible to earn the </w:t>
      </w:r>
      <w:r w:rsidRPr="00C9645D">
        <w:rPr>
          <w:rFonts w:ascii="Helvetica" w:eastAsia="Times New Roman" w:hAnsi="Helvetica" w:cs="Times New Roman"/>
          <w:b/>
          <w:color w:val="222222"/>
          <w:sz w:val="23"/>
          <w:szCs w:val="23"/>
        </w:rPr>
        <w:t>International Sport Safety and Security Professional Certificate</w:t>
      </w:r>
      <w:r>
        <w:rPr>
          <w:rFonts w:ascii="Helvetica" w:eastAsia="Times New Roman" w:hAnsi="Helvetica" w:cs="Times New Roman"/>
          <w:color w:val="222222"/>
          <w:sz w:val="23"/>
          <w:szCs w:val="23"/>
        </w:rPr>
        <w:t>.</w:t>
      </w:r>
    </w:p>
    <w:p w14:paraId="1069C432" w14:textId="77777777" w:rsidR="00791BF2" w:rsidRPr="00B336FE" w:rsidRDefault="00791BF2" w:rsidP="00B336FE">
      <w:pPr>
        <w:shd w:val="clear" w:color="auto" w:fill="F5F5F5"/>
        <w:spacing w:after="0" w:line="240" w:lineRule="auto"/>
        <w:rPr>
          <w:rFonts w:ascii="Helvetica" w:eastAsia="Times New Roman" w:hAnsi="Helvetica" w:cs="Times New Roman"/>
          <w:color w:val="222222"/>
          <w:sz w:val="23"/>
          <w:szCs w:val="23"/>
        </w:rPr>
      </w:pPr>
    </w:p>
    <w:p w14:paraId="44986F4E" w14:textId="77777777" w:rsidR="00B336FE" w:rsidRPr="00B336FE" w:rsidRDefault="00B336FE" w:rsidP="00B336FE">
      <w:pPr>
        <w:shd w:val="clear" w:color="auto" w:fill="F5F5F5"/>
        <w:spacing w:before="240" w:after="240" w:line="240" w:lineRule="auto"/>
        <w:rPr>
          <w:rFonts w:ascii="Helvetica" w:eastAsia="Times New Roman" w:hAnsi="Helvetica" w:cs="Times New Roman"/>
          <w:color w:val="222222"/>
          <w:sz w:val="23"/>
          <w:szCs w:val="23"/>
        </w:rPr>
      </w:pPr>
      <w:r w:rsidRPr="00B336FE">
        <w:rPr>
          <w:rFonts w:ascii="Helvetica" w:eastAsia="Times New Roman" w:hAnsi="Helvetica" w:cs="Times New Roman"/>
          <w:color w:val="222222"/>
          <w:sz w:val="23"/>
          <w:szCs w:val="23"/>
        </w:rPr>
        <w:t> </w:t>
      </w:r>
    </w:p>
    <w:p w14:paraId="26F2E592" w14:textId="77777777" w:rsidR="00791BF2" w:rsidRDefault="00791BF2" w:rsidP="00B336FE">
      <w:pPr>
        <w:shd w:val="clear" w:color="auto" w:fill="F5F5F5"/>
        <w:spacing w:after="0" w:line="240" w:lineRule="auto"/>
      </w:pPr>
    </w:p>
    <w:p w14:paraId="4F5DCA89" w14:textId="77777777" w:rsidR="00791BF2" w:rsidRDefault="00791BF2" w:rsidP="00B336FE">
      <w:pPr>
        <w:shd w:val="clear" w:color="auto" w:fill="F5F5F5"/>
        <w:spacing w:after="0" w:line="240" w:lineRule="auto"/>
      </w:pPr>
    </w:p>
    <w:p w14:paraId="5C2FC1F5" w14:textId="77777777" w:rsidR="00791BF2" w:rsidRDefault="00791BF2" w:rsidP="00B336FE">
      <w:pPr>
        <w:shd w:val="clear" w:color="auto" w:fill="F5F5F5"/>
        <w:spacing w:after="0" w:line="240" w:lineRule="auto"/>
      </w:pPr>
    </w:p>
    <w:p w14:paraId="2F30CC31" w14:textId="77777777" w:rsidR="00791BF2" w:rsidRDefault="00791BF2" w:rsidP="00B336FE">
      <w:pPr>
        <w:shd w:val="clear" w:color="auto" w:fill="F5F5F5"/>
        <w:spacing w:after="0" w:line="240" w:lineRule="auto"/>
      </w:pPr>
    </w:p>
    <w:p w14:paraId="7E1634C3" w14:textId="77777777" w:rsidR="00791BF2" w:rsidRDefault="00791BF2" w:rsidP="00B336FE">
      <w:pPr>
        <w:shd w:val="clear" w:color="auto" w:fill="F5F5F5"/>
        <w:spacing w:after="0" w:line="240" w:lineRule="auto"/>
      </w:pPr>
    </w:p>
    <w:p w14:paraId="34F30930" w14:textId="77777777" w:rsidR="00791BF2" w:rsidRDefault="00791BF2" w:rsidP="00B336FE">
      <w:pPr>
        <w:shd w:val="clear" w:color="auto" w:fill="F5F5F5"/>
        <w:spacing w:after="0" w:line="240" w:lineRule="auto"/>
      </w:pPr>
    </w:p>
    <w:p w14:paraId="6AB44316" w14:textId="77777777" w:rsidR="00791BF2" w:rsidRDefault="00791BF2" w:rsidP="00B336FE">
      <w:pPr>
        <w:shd w:val="clear" w:color="auto" w:fill="F5F5F5"/>
        <w:spacing w:after="0" w:line="240" w:lineRule="auto"/>
      </w:pPr>
    </w:p>
    <w:p w14:paraId="207E9C3A" w14:textId="77777777" w:rsidR="00791BF2" w:rsidRDefault="00791BF2" w:rsidP="00B336FE">
      <w:pPr>
        <w:shd w:val="clear" w:color="auto" w:fill="F5F5F5"/>
        <w:spacing w:after="0" w:line="240" w:lineRule="auto"/>
      </w:pPr>
    </w:p>
    <w:commentRangeStart w:id="1"/>
    <w:p w14:paraId="6EFE2CA8" w14:textId="77777777" w:rsidR="00B336FE" w:rsidRPr="00B336FE" w:rsidRDefault="006B61D5" w:rsidP="00B336FE">
      <w:pPr>
        <w:shd w:val="clear" w:color="auto" w:fill="F5F5F5"/>
        <w:spacing w:after="0" w:line="240" w:lineRule="auto"/>
        <w:rPr>
          <w:rFonts w:ascii="Helvetica" w:eastAsia="Times New Roman" w:hAnsi="Helvetica" w:cs="Times New Roman"/>
          <w:color w:val="E99B51"/>
          <w:sz w:val="23"/>
          <w:szCs w:val="23"/>
        </w:rPr>
      </w:pPr>
      <w:r>
        <w:fldChar w:fldCharType="begin"/>
      </w:r>
      <w:r>
        <w:instrText xml:space="preserve"> HYPERLINK "https://www.ncs4.com/train/strategic-partners" </w:instrText>
      </w:r>
      <w:r>
        <w:fldChar w:fldCharType="separate"/>
      </w:r>
      <w:r w:rsidR="00B336FE" w:rsidRPr="00B336FE">
        <w:rPr>
          <w:rFonts w:ascii="Helvetica" w:eastAsia="Times New Roman" w:hAnsi="Helvetica" w:cs="Times New Roman"/>
          <w:b/>
          <w:bCs/>
          <w:color w:val="ECAC00"/>
          <w:sz w:val="23"/>
          <w:szCs w:val="23"/>
          <w:bdr w:val="none" w:sz="0" w:space="0" w:color="auto" w:frame="1"/>
        </w:rPr>
        <w:t>STRATEGIC PARTNERS</w:t>
      </w:r>
      <w:r>
        <w:rPr>
          <w:rFonts w:ascii="Helvetica" w:eastAsia="Times New Roman" w:hAnsi="Helvetica" w:cs="Times New Roman"/>
          <w:b/>
          <w:bCs/>
          <w:color w:val="ECAC00"/>
          <w:sz w:val="23"/>
          <w:szCs w:val="23"/>
          <w:bdr w:val="none" w:sz="0" w:space="0" w:color="auto" w:frame="1"/>
        </w:rPr>
        <w:fldChar w:fldCharType="end"/>
      </w:r>
    </w:p>
    <w:p w14:paraId="28041BAC" w14:textId="77777777" w:rsidR="00B336FE" w:rsidRPr="00B336FE" w:rsidRDefault="00B336FE" w:rsidP="00B336FE">
      <w:pPr>
        <w:numPr>
          <w:ilvl w:val="0"/>
          <w:numId w:val="1"/>
        </w:numPr>
        <w:shd w:val="clear" w:color="auto" w:fill="F5F5F5"/>
        <w:spacing w:after="0" w:line="240" w:lineRule="auto"/>
        <w:ind w:left="840"/>
        <w:rPr>
          <w:rFonts w:ascii="Helvetica" w:eastAsia="Times New Roman" w:hAnsi="Helvetica" w:cs="Times New Roman"/>
          <w:color w:val="222222"/>
          <w:sz w:val="23"/>
          <w:szCs w:val="23"/>
        </w:rPr>
      </w:pPr>
      <w:r w:rsidRPr="00B336FE">
        <w:rPr>
          <w:rFonts w:ascii="Helvetica" w:eastAsia="Times New Roman" w:hAnsi="Helvetica" w:cs="Times New Roman"/>
          <w:color w:val="222222"/>
          <w:sz w:val="23"/>
          <w:szCs w:val="23"/>
        </w:rPr>
        <w:t>Axis Communications</w:t>
      </w:r>
    </w:p>
    <w:p w14:paraId="40A66C07" w14:textId="77777777" w:rsidR="00B336FE" w:rsidRPr="00B336FE" w:rsidRDefault="00B336FE" w:rsidP="00B336FE">
      <w:pPr>
        <w:numPr>
          <w:ilvl w:val="0"/>
          <w:numId w:val="1"/>
        </w:numPr>
        <w:shd w:val="clear" w:color="auto" w:fill="F5F5F5"/>
        <w:spacing w:after="0" w:line="240" w:lineRule="auto"/>
        <w:ind w:left="840"/>
        <w:rPr>
          <w:rFonts w:ascii="Helvetica" w:eastAsia="Times New Roman" w:hAnsi="Helvetica" w:cs="Times New Roman"/>
          <w:color w:val="222222"/>
          <w:sz w:val="23"/>
          <w:szCs w:val="23"/>
        </w:rPr>
      </w:pPr>
      <w:r w:rsidRPr="00B336FE">
        <w:rPr>
          <w:rFonts w:ascii="Helvetica" w:eastAsia="Times New Roman" w:hAnsi="Helvetica" w:cs="Times New Roman"/>
          <w:color w:val="222222"/>
          <w:sz w:val="23"/>
          <w:szCs w:val="23"/>
        </w:rPr>
        <w:t>Babel Street</w:t>
      </w:r>
    </w:p>
    <w:p w14:paraId="4B8B1A84" w14:textId="77777777" w:rsidR="00B336FE" w:rsidRPr="00B336FE" w:rsidRDefault="00B336FE" w:rsidP="00B336FE">
      <w:pPr>
        <w:numPr>
          <w:ilvl w:val="0"/>
          <w:numId w:val="1"/>
        </w:numPr>
        <w:shd w:val="clear" w:color="auto" w:fill="F5F5F5"/>
        <w:spacing w:after="0" w:line="240" w:lineRule="auto"/>
        <w:ind w:left="840"/>
        <w:rPr>
          <w:rFonts w:ascii="Helvetica" w:eastAsia="Times New Roman" w:hAnsi="Helvetica" w:cs="Times New Roman"/>
          <w:color w:val="222222"/>
          <w:sz w:val="23"/>
          <w:szCs w:val="23"/>
        </w:rPr>
      </w:pPr>
      <w:r w:rsidRPr="00B336FE">
        <w:rPr>
          <w:rFonts w:ascii="Helvetica" w:eastAsia="Times New Roman" w:hAnsi="Helvetica" w:cs="Times New Roman"/>
          <w:color w:val="222222"/>
          <w:sz w:val="23"/>
          <w:szCs w:val="23"/>
        </w:rPr>
        <w:t>CEIA</w:t>
      </w:r>
    </w:p>
    <w:p w14:paraId="328508DB" w14:textId="77777777" w:rsidR="00B336FE" w:rsidRPr="00B336FE" w:rsidRDefault="00B336FE" w:rsidP="00B336FE">
      <w:pPr>
        <w:numPr>
          <w:ilvl w:val="0"/>
          <w:numId w:val="1"/>
        </w:numPr>
        <w:shd w:val="clear" w:color="auto" w:fill="F5F5F5"/>
        <w:spacing w:after="0" w:line="240" w:lineRule="auto"/>
        <w:ind w:left="840"/>
        <w:rPr>
          <w:rFonts w:ascii="Helvetica" w:eastAsia="Times New Roman" w:hAnsi="Helvetica" w:cs="Times New Roman"/>
          <w:color w:val="222222"/>
          <w:sz w:val="23"/>
          <w:szCs w:val="23"/>
        </w:rPr>
      </w:pPr>
      <w:r w:rsidRPr="00B336FE">
        <w:rPr>
          <w:rFonts w:ascii="Helvetica" w:eastAsia="Times New Roman" w:hAnsi="Helvetica" w:cs="Times New Roman"/>
          <w:color w:val="222222"/>
          <w:sz w:val="23"/>
          <w:szCs w:val="23"/>
        </w:rPr>
        <w:t>Dell EMC, a part of Dell Technologies</w:t>
      </w:r>
    </w:p>
    <w:p w14:paraId="34B1774D" w14:textId="77777777" w:rsidR="00B336FE" w:rsidRPr="00B336FE" w:rsidRDefault="00B336FE" w:rsidP="00B336FE">
      <w:pPr>
        <w:numPr>
          <w:ilvl w:val="0"/>
          <w:numId w:val="1"/>
        </w:numPr>
        <w:shd w:val="clear" w:color="auto" w:fill="F5F5F5"/>
        <w:spacing w:after="0" w:line="240" w:lineRule="auto"/>
        <w:ind w:left="840"/>
        <w:rPr>
          <w:rFonts w:ascii="Helvetica" w:eastAsia="Times New Roman" w:hAnsi="Helvetica" w:cs="Times New Roman"/>
          <w:color w:val="222222"/>
          <w:sz w:val="23"/>
          <w:szCs w:val="23"/>
        </w:rPr>
      </w:pPr>
      <w:r w:rsidRPr="00B336FE">
        <w:rPr>
          <w:rFonts w:ascii="Helvetica" w:eastAsia="Times New Roman" w:hAnsi="Helvetica" w:cs="Times New Roman"/>
          <w:color w:val="222222"/>
          <w:sz w:val="23"/>
          <w:szCs w:val="23"/>
        </w:rPr>
        <w:t>Johnson Controls’ Building Technologies &amp; Solutions</w:t>
      </w:r>
    </w:p>
    <w:p w14:paraId="173A923A" w14:textId="77777777" w:rsidR="00B336FE" w:rsidRPr="00B336FE" w:rsidRDefault="00B336FE" w:rsidP="00B336FE">
      <w:pPr>
        <w:numPr>
          <w:ilvl w:val="0"/>
          <w:numId w:val="1"/>
        </w:numPr>
        <w:shd w:val="clear" w:color="auto" w:fill="F5F5F5"/>
        <w:spacing w:after="0" w:line="240" w:lineRule="auto"/>
        <w:ind w:left="840"/>
        <w:rPr>
          <w:rFonts w:ascii="Helvetica" w:eastAsia="Times New Roman" w:hAnsi="Helvetica" w:cs="Times New Roman"/>
          <w:color w:val="222222"/>
          <w:sz w:val="23"/>
          <w:szCs w:val="23"/>
        </w:rPr>
      </w:pPr>
      <w:r w:rsidRPr="00B336FE">
        <w:rPr>
          <w:rFonts w:ascii="Helvetica" w:eastAsia="Times New Roman" w:hAnsi="Helvetica" w:cs="Times New Roman"/>
          <w:color w:val="222222"/>
          <w:sz w:val="23"/>
          <w:szCs w:val="23"/>
        </w:rPr>
        <w:t>Microsoft</w:t>
      </w:r>
    </w:p>
    <w:p w14:paraId="3D0878F6" w14:textId="77777777" w:rsidR="00B336FE" w:rsidRPr="00B336FE" w:rsidRDefault="00B336FE" w:rsidP="00B336FE">
      <w:pPr>
        <w:numPr>
          <w:ilvl w:val="0"/>
          <w:numId w:val="1"/>
        </w:numPr>
        <w:shd w:val="clear" w:color="auto" w:fill="F5F5F5"/>
        <w:spacing w:after="0" w:line="240" w:lineRule="auto"/>
        <w:ind w:left="840"/>
        <w:rPr>
          <w:rFonts w:ascii="Helvetica" w:eastAsia="Times New Roman" w:hAnsi="Helvetica" w:cs="Times New Roman"/>
          <w:color w:val="222222"/>
          <w:sz w:val="23"/>
          <w:szCs w:val="23"/>
        </w:rPr>
      </w:pPr>
      <w:r w:rsidRPr="00B336FE">
        <w:rPr>
          <w:rFonts w:ascii="Helvetica" w:eastAsia="Times New Roman" w:hAnsi="Helvetica" w:cs="Times New Roman"/>
          <w:color w:val="222222"/>
          <w:sz w:val="23"/>
          <w:szCs w:val="23"/>
        </w:rPr>
        <w:t>OT-Morpho</w:t>
      </w:r>
    </w:p>
    <w:p w14:paraId="0915508F" w14:textId="77777777" w:rsidR="00B336FE" w:rsidRPr="00B336FE" w:rsidRDefault="00B336FE" w:rsidP="00B336FE">
      <w:pPr>
        <w:numPr>
          <w:ilvl w:val="0"/>
          <w:numId w:val="1"/>
        </w:numPr>
        <w:shd w:val="clear" w:color="auto" w:fill="F5F5F5"/>
        <w:spacing w:after="0" w:line="240" w:lineRule="auto"/>
        <w:ind w:left="840"/>
        <w:rPr>
          <w:rFonts w:ascii="Helvetica" w:eastAsia="Times New Roman" w:hAnsi="Helvetica" w:cs="Times New Roman"/>
          <w:color w:val="222222"/>
          <w:sz w:val="23"/>
          <w:szCs w:val="23"/>
        </w:rPr>
      </w:pPr>
      <w:r w:rsidRPr="00B336FE">
        <w:rPr>
          <w:rFonts w:ascii="Helvetica" w:eastAsia="Times New Roman" w:hAnsi="Helvetica" w:cs="Times New Roman"/>
          <w:color w:val="222222"/>
          <w:sz w:val="23"/>
          <w:szCs w:val="23"/>
        </w:rPr>
        <w:t>NEC Corporation of America</w:t>
      </w:r>
    </w:p>
    <w:p w14:paraId="11C0339A" w14:textId="77777777" w:rsidR="00B336FE" w:rsidRPr="00B336FE" w:rsidRDefault="007340FB" w:rsidP="00B336FE">
      <w:pPr>
        <w:shd w:val="clear" w:color="auto" w:fill="F5F5F5"/>
        <w:spacing w:after="0" w:line="240" w:lineRule="auto"/>
        <w:rPr>
          <w:rFonts w:ascii="Helvetica" w:eastAsia="Times New Roman" w:hAnsi="Helvetica" w:cs="Times New Roman"/>
          <w:color w:val="222222"/>
          <w:sz w:val="23"/>
          <w:szCs w:val="23"/>
        </w:rPr>
      </w:pPr>
      <w:hyperlink r:id="rId10" w:history="1">
        <w:r w:rsidR="00B336FE" w:rsidRPr="00B336FE">
          <w:rPr>
            <w:rFonts w:ascii="Helvetica" w:eastAsia="Times New Roman" w:hAnsi="Helvetica" w:cs="Times New Roman"/>
            <w:i/>
            <w:iCs/>
            <w:color w:val="ECAC00"/>
            <w:sz w:val="23"/>
            <w:szCs w:val="23"/>
            <w:bdr w:val="none" w:sz="0" w:space="0" w:color="auto" w:frame="1"/>
          </w:rPr>
          <w:t>Click here</w:t>
        </w:r>
      </w:hyperlink>
      <w:r w:rsidR="00B336FE" w:rsidRPr="00B336FE">
        <w:rPr>
          <w:rFonts w:ascii="Helvetica" w:eastAsia="Times New Roman" w:hAnsi="Helvetica" w:cs="Times New Roman"/>
          <w:color w:val="222222"/>
          <w:sz w:val="23"/>
          <w:szCs w:val="23"/>
        </w:rPr>
        <w:t> to see more information on our strategic partners.</w:t>
      </w:r>
      <w:commentRangeEnd w:id="1"/>
      <w:r w:rsidR="00C9645D">
        <w:rPr>
          <w:rStyle w:val="CommentReference"/>
        </w:rPr>
        <w:commentReference w:id="1"/>
      </w:r>
    </w:p>
    <w:p w14:paraId="15885086" w14:textId="77777777" w:rsidR="00C9645D" w:rsidRDefault="00C9645D" w:rsidP="00B336FE">
      <w:pPr>
        <w:shd w:val="clear" w:color="auto" w:fill="F5F5F5"/>
        <w:spacing w:after="0" w:line="240" w:lineRule="auto"/>
        <w:rPr>
          <w:rFonts w:ascii="Helvetica" w:eastAsia="Times New Roman" w:hAnsi="Helvetica" w:cs="Times New Roman"/>
          <w:b/>
          <w:bCs/>
          <w:color w:val="E99B51"/>
          <w:sz w:val="23"/>
          <w:szCs w:val="23"/>
          <w:bdr w:val="none" w:sz="0" w:space="0" w:color="auto" w:frame="1"/>
        </w:rPr>
      </w:pPr>
    </w:p>
    <w:p w14:paraId="2985D349" w14:textId="77777777" w:rsidR="00B336FE" w:rsidRPr="00B336FE" w:rsidRDefault="00B336FE" w:rsidP="00B336FE">
      <w:pPr>
        <w:shd w:val="clear" w:color="auto" w:fill="F5F5F5"/>
        <w:spacing w:after="0" w:line="240" w:lineRule="auto"/>
        <w:rPr>
          <w:rFonts w:ascii="Helvetica" w:eastAsia="Times New Roman" w:hAnsi="Helvetica" w:cs="Times New Roman"/>
          <w:color w:val="E99B51"/>
          <w:sz w:val="23"/>
          <w:szCs w:val="23"/>
        </w:rPr>
      </w:pPr>
      <w:r w:rsidRPr="00B336FE">
        <w:rPr>
          <w:rFonts w:ascii="Helvetica" w:eastAsia="Times New Roman" w:hAnsi="Helvetica" w:cs="Times New Roman"/>
          <w:b/>
          <w:bCs/>
          <w:color w:val="E99B51"/>
          <w:sz w:val="23"/>
          <w:szCs w:val="23"/>
          <w:bdr w:val="none" w:sz="0" w:space="0" w:color="auto" w:frame="1"/>
        </w:rPr>
        <w:t>CONTACT</w:t>
      </w:r>
    </w:p>
    <w:p w14:paraId="0E07709D" w14:textId="77777777" w:rsidR="00B336FE" w:rsidRPr="00B336FE" w:rsidRDefault="00C9645D" w:rsidP="00B336FE">
      <w:pPr>
        <w:shd w:val="clear" w:color="auto" w:fill="F5F5F5"/>
        <w:spacing w:before="240" w:after="240" w:line="240" w:lineRule="auto"/>
        <w:rPr>
          <w:rFonts w:ascii="Helvetica" w:eastAsia="Times New Roman" w:hAnsi="Helvetica" w:cs="Times New Roman"/>
          <w:color w:val="222222"/>
          <w:sz w:val="23"/>
          <w:szCs w:val="23"/>
        </w:rPr>
      </w:pPr>
      <w:r>
        <w:rPr>
          <w:rFonts w:ascii="Helvetica" w:eastAsia="Times New Roman" w:hAnsi="Helvetica" w:cs="Times New Roman"/>
          <w:noProof/>
          <w:color w:val="222222"/>
          <w:sz w:val="23"/>
          <w:szCs w:val="23"/>
        </w:rPr>
        <mc:AlternateContent>
          <mc:Choice Requires="wpg">
            <w:drawing>
              <wp:anchor distT="0" distB="0" distL="114300" distR="114300" simplePos="0" relativeHeight="251670528" behindDoc="1" locked="0" layoutInCell="1" allowOverlap="1" wp14:anchorId="6F6C5AA3" wp14:editId="2ADE1D19">
                <wp:simplePos x="0" y="0"/>
                <wp:positionH relativeFrom="column">
                  <wp:posOffset>2432493</wp:posOffset>
                </wp:positionH>
                <wp:positionV relativeFrom="paragraph">
                  <wp:posOffset>165100</wp:posOffset>
                </wp:positionV>
                <wp:extent cx="2108835" cy="1503045"/>
                <wp:effectExtent l="0" t="0" r="24765" b="20955"/>
                <wp:wrapTight wrapText="bothSides">
                  <wp:wrapPolygon edited="0">
                    <wp:start x="0" y="0"/>
                    <wp:lineTo x="0" y="21627"/>
                    <wp:lineTo x="21659" y="21627"/>
                    <wp:lineTo x="21659" y="0"/>
                    <wp:lineTo x="0" y="0"/>
                  </wp:wrapPolygon>
                </wp:wrapTight>
                <wp:docPr id="17" name="Group 17"/>
                <wp:cNvGraphicFramePr/>
                <a:graphic xmlns:a="http://schemas.openxmlformats.org/drawingml/2006/main">
                  <a:graphicData uri="http://schemas.microsoft.com/office/word/2010/wordprocessingGroup">
                    <wpg:wgp>
                      <wpg:cNvGrpSpPr/>
                      <wpg:grpSpPr>
                        <a:xfrm>
                          <a:off x="0" y="0"/>
                          <a:ext cx="2108835" cy="1503045"/>
                          <a:chOff x="0" y="0"/>
                          <a:chExt cx="2108835" cy="1503045"/>
                        </a:xfrm>
                      </wpg:grpSpPr>
                      <wps:wsp>
                        <wps:cNvPr id="12" name="Text Box 12"/>
                        <wps:cNvSpPr txBox="1"/>
                        <wps:spPr>
                          <a:xfrm>
                            <a:off x="0" y="0"/>
                            <a:ext cx="2108835" cy="1503045"/>
                          </a:xfrm>
                          <a:prstGeom prst="rect">
                            <a:avLst/>
                          </a:prstGeom>
                          <a:solidFill>
                            <a:schemeClr val="lt1"/>
                          </a:solidFill>
                          <a:ln w="6350">
                            <a:solidFill>
                              <a:prstClr val="black"/>
                            </a:solidFill>
                          </a:ln>
                        </wps:spPr>
                        <wps:txbx>
                          <w:txbxContent>
                            <w:p w14:paraId="4F548544" w14:textId="77777777" w:rsidR="00791BF2" w:rsidRPr="00D25613" w:rsidRDefault="00791BF2" w:rsidP="00791BF2">
                              <w:pPr>
                                <w:spacing w:after="0" w:line="240" w:lineRule="auto"/>
                                <w:rPr>
                                  <w:color w:val="002060"/>
                                  <w:sz w:val="16"/>
                                </w:rPr>
                              </w:pPr>
                              <w:r w:rsidRPr="00D25613">
                                <w:rPr>
                                  <w:color w:val="002060"/>
                                  <w:sz w:val="16"/>
                                </w:rPr>
                                <w:t>For information on the</w:t>
                              </w:r>
                              <w:r w:rsidRPr="00D25613">
                                <w:rPr>
                                  <w:b/>
                                  <w:color w:val="002060"/>
                                  <w:sz w:val="16"/>
                                </w:rPr>
                                <w:t xml:space="preserve"> International Sport Safety and Security Professional Certificate</w:t>
                              </w:r>
                            </w:p>
                            <w:p w14:paraId="78896DAC" w14:textId="77777777" w:rsidR="00791BF2" w:rsidRPr="00D25613" w:rsidRDefault="00791BF2" w:rsidP="00791BF2">
                              <w:pPr>
                                <w:spacing w:after="0" w:line="240" w:lineRule="auto"/>
                                <w:rPr>
                                  <w:color w:val="002060"/>
                                  <w:sz w:val="16"/>
                                </w:rPr>
                              </w:pPr>
                              <w:r w:rsidRPr="00D25613">
                                <w:rPr>
                                  <w:color w:val="002060"/>
                                  <w:sz w:val="16"/>
                                </w:rPr>
                                <w:t>please direct inquiries for response to:</w:t>
                              </w:r>
                            </w:p>
                            <w:p w14:paraId="4B4155DF" w14:textId="77777777" w:rsidR="00791BF2" w:rsidRPr="00D25613" w:rsidRDefault="00791BF2" w:rsidP="00791BF2">
                              <w:pPr>
                                <w:spacing w:line="240" w:lineRule="auto"/>
                                <w:rPr>
                                  <w:color w:val="002060"/>
                                  <w:sz w:val="16"/>
                                </w:rPr>
                              </w:pPr>
                            </w:p>
                            <w:p w14:paraId="2488258E" w14:textId="77777777" w:rsidR="00791BF2" w:rsidRPr="00D25613" w:rsidRDefault="00791BF2" w:rsidP="00791BF2">
                              <w:pPr>
                                <w:spacing w:after="0" w:line="240" w:lineRule="auto"/>
                                <w:rPr>
                                  <w:color w:val="002060"/>
                                  <w:sz w:val="16"/>
                                </w:rPr>
                              </w:pPr>
                              <w:r w:rsidRPr="00D25613">
                                <w:rPr>
                                  <w:color w:val="002060"/>
                                  <w:sz w:val="16"/>
                                </w:rPr>
                                <w:t>Dr. Lou Marciani, Ed.D.</w:t>
                              </w:r>
                            </w:p>
                            <w:p w14:paraId="16156E63" w14:textId="77777777" w:rsidR="00791BF2" w:rsidRPr="00D25613" w:rsidRDefault="00791BF2" w:rsidP="00791BF2">
                              <w:pPr>
                                <w:spacing w:after="0" w:line="240" w:lineRule="auto"/>
                                <w:rPr>
                                  <w:color w:val="002060"/>
                                  <w:sz w:val="16"/>
                                </w:rPr>
                              </w:pPr>
                              <w:r w:rsidRPr="00D25613">
                                <w:rPr>
                                  <w:color w:val="002060"/>
                                  <w:sz w:val="16"/>
                                </w:rPr>
                                <w:t>Director, National Center for Spectator Sports Safety and Security</w:t>
                              </w:r>
                            </w:p>
                            <w:p w14:paraId="4F388F7A" w14:textId="77777777" w:rsidR="00791BF2" w:rsidRPr="00D25613" w:rsidRDefault="00791BF2" w:rsidP="00791BF2">
                              <w:pPr>
                                <w:spacing w:after="0" w:line="240" w:lineRule="auto"/>
                                <w:rPr>
                                  <w:color w:val="002060"/>
                                  <w:sz w:val="16"/>
                                </w:rPr>
                              </w:pPr>
                              <w:r w:rsidRPr="00D25613">
                                <w:rPr>
                                  <w:color w:val="002060"/>
                                  <w:sz w:val="16"/>
                                </w:rPr>
                                <w:t>University of Southern Mississippi</w:t>
                              </w:r>
                            </w:p>
                            <w:p w14:paraId="47E5080C" w14:textId="77777777" w:rsidR="00791BF2" w:rsidRPr="00D25613" w:rsidRDefault="00791BF2" w:rsidP="00791BF2">
                              <w:pPr>
                                <w:spacing w:after="0" w:line="240" w:lineRule="auto"/>
                                <w:rPr>
                                  <w:color w:val="002060"/>
                                  <w:sz w:val="16"/>
                                </w:rPr>
                              </w:pPr>
                              <w:r>
                                <w:rPr>
                                  <w:color w:val="002060"/>
                                  <w:sz w:val="16"/>
                                </w:rPr>
                                <w:t>001-</w:t>
                              </w:r>
                              <w:r w:rsidRPr="00D25613">
                                <w:rPr>
                                  <w:color w:val="002060"/>
                                  <w:sz w:val="16"/>
                                </w:rPr>
                                <w:t>601-266-5675</w:t>
                              </w:r>
                            </w:p>
                            <w:p w14:paraId="38728E33" w14:textId="77777777" w:rsidR="00791BF2" w:rsidRPr="00D25613" w:rsidRDefault="00791BF2" w:rsidP="00791BF2">
                              <w:pPr>
                                <w:spacing w:after="0" w:line="240" w:lineRule="auto"/>
                                <w:rPr>
                                  <w:color w:val="002060"/>
                                  <w:sz w:val="14"/>
                                </w:rPr>
                              </w:pPr>
                              <w:r>
                                <w:fldChar w:fldCharType="begin"/>
                              </w:r>
                              <w:r>
                                <w:fldChar w:fldCharType="separate"/>
                              </w:r>
                              <w:r w:rsidRPr="00AB0389">
                                <w:rPr>
                                  <w:rStyle w:val="CommentTextChar"/>
                                  <w:sz w:val="16"/>
                                </w:rPr>
                                <w:t xml:space="preserve">Lou.marciani@usm.edu </w:t>
                              </w:r>
                              <w:r>
                                <w:rPr>
                                  <w:rStyle w:val="CommentTextChar"/>
                                  <w:sz w:val="16"/>
                                </w:rPr>
                                <w:fldChar w:fldCharType="end"/>
                              </w:r>
                              <w:r>
                                <w:rPr>
                                  <w:color w:val="002060"/>
                                  <w:sz w:val="16"/>
                                </w:rPr>
                                <w:t xml:space="preserve"> </w:t>
                              </w:r>
                              <w:ins w:id="2" w:author="Christopher Kinnan" w:date="2017-12-19T08:34:00Z">
                                <w:r>
                                  <w:rPr>
                                    <w:color w:val="002060"/>
                                    <w:sz w:val="16"/>
                                  </w:rPr>
                                  <w:t>E: lou.marciani@usm.edu</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6" name="Picture 16"/>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1215390" y="1181100"/>
                            <a:ext cx="886460" cy="197485"/>
                          </a:xfrm>
                          <a:prstGeom prst="rect">
                            <a:avLst/>
                          </a:prstGeom>
                        </pic:spPr>
                      </pic:pic>
                    </wpg:wgp>
                  </a:graphicData>
                </a:graphic>
              </wp:anchor>
            </w:drawing>
          </mc:Choice>
          <mc:Fallback>
            <w:pict>
              <v:group w14:anchorId="6F6C5AA3" id="Group 17" o:spid="_x0000_s1027" style="position:absolute;margin-left:191.55pt;margin-top:13pt;width:166.05pt;height:118.35pt;z-index:-251645952" coordsize="21088,1503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">
                <v:shapetype id="_x0000_t202" coordsize="21600,21600" o:spt="202" path="m,l,21600r21600,l21600,xe">
                  <v:stroke joinstyle="miter"/>
                  <v:path gradientshapeok="t" o:connecttype="rect"/>
                </v:shapetype>
                <v:shape id="Text Box 12" o:spid="_x0000_s1028" type="#_x0000_t202" style="position:absolute;width:21088;height:150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" fillcolor="white [3201]" strokeweight=".5pt">
                  <v:textbox>
                    <w:txbxContent>
                      <w:p w14:paraId="4F548544" w14:textId="77777777" w:rsidR="00791BF2" w:rsidRPr="00D25613" w:rsidRDefault="00791BF2" w:rsidP="00791BF2">
                        <w:pPr>
                          <w:spacing w:after="0" w:line="240" w:lineRule="auto"/>
                          <w:rPr>
                            <w:color w:val="002060"/>
                            <w:sz w:val="16"/>
                          </w:rPr>
                        </w:pPr>
                        <w:r w:rsidRPr="00D25613">
                          <w:rPr>
                            <w:color w:val="002060"/>
                            <w:sz w:val="16"/>
                          </w:rPr>
                          <w:t>For information on the</w:t>
                        </w:r>
                        <w:r w:rsidRPr="00D25613">
                          <w:rPr>
                            <w:b/>
                            <w:color w:val="002060"/>
                            <w:sz w:val="16"/>
                          </w:rPr>
                          <w:t xml:space="preserve"> International Sport Safety and Security Professional Certificate</w:t>
                        </w:r>
                      </w:p>
                      <w:p w14:paraId="78896DAC" w14:textId="77777777" w:rsidR="00791BF2" w:rsidRPr="00D25613" w:rsidRDefault="00791BF2" w:rsidP="00791BF2">
                        <w:pPr>
                          <w:spacing w:after="0" w:line="240" w:lineRule="auto"/>
                          <w:rPr>
                            <w:color w:val="002060"/>
                            <w:sz w:val="16"/>
                          </w:rPr>
                        </w:pPr>
                        <w:r w:rsidRPr="00D25613">
                          <w:rPr>
                            <w:color w:val="002060"/>
                            <w:sz w:val="16"/>
                          </w:rPr>
                          <w:t>please direct inquiries for response to:</w:t>
                        </w:r>
                      </w:p>
                      <w:p w14:paraId="4B4155DF" w14:textId="77777777" w:rsidR="00791BF2" w:rsidRPr="00D25613" w:rsidRDefault="00791BF2" w:rsidP="00791BF2">
                        <w:pPr>
                          <w:spacing w:line="240" w:lineRule="auto"/>
                          <w:rPr>
                            <w:color w:val="002060"/>
                            <w:sz w:val="16"/>
                          </w:rPr>
                        </w:pPr>
                      </w:p>
                      <w:p w14:paraId="2488258E" w14:textId="77777777" w:rsidR="00791BF2" w:rsidRPr="00D25613" w:rsidRDefault="00791BF2" w:rsidP="00791BF2">
                        <w:pPr>
                          <w:spacing w:after="0" w:line="240" w:lineRule="auto"/>
                          <w:rPr>
                            <w:color w:val="002060"/>
                            <w:sz w:val="16"/>
                          </w:rPr>
                        </w:pPr>
                        <w:r w:rsidRPr="00D25613">
                          <w:rPr>
                            <w:color w:val="002060"/>
                            <w:sz w:val="16"/>
                          </w:rPr>
                          <w:t>Dr. Lou Marciani, Ed.D.</w:t>
                        </w:r>
                      </w:p>
                      <w:p w14:paraId="16156E63" w14:textId="77777777" w:rsidR="00791BF2" w:rsidRPr="00D25613" w:rsidRDefault="00791BF2" w:rsidP="00791BF2">
                        <w:pPr>
                          <w:spacing w:after="0" w:line="240" w:lineRule="auto"/>
                          <w:rPr>
                            <w:color w:val="002060"/>
                            <w:sz w:val="16"/>
                          </w:rPr>
                        </w:pPr>
                        <w:r w:rsidRPr="00D25613">
                          <w:rPr>
                            <w:color w:val="002060"/>
                            <w:sz w:val="16"/>
                          </w:rPr>
                          <w:t>Director, National Center for Spectator Sports Safety and Security</w:t>
                        </w:r>
                      </w:p>
                      <w:p w14:paraId="4F388F7A" w14:textId="77777777" w:rsidR="00791BF2" w:rsidRPr="00D25613" w:rsidRDefault="00791BF2" w:rsidP="00791BF2">
                        <w:pPr>
                          <w:spacing w:after="0" w:line="240" w:lineRule="auto"/>
                          <w:rPr>
                            <w:color w:val="002060"/>
                            <w:sz w:val="16"/>
                          </w:rPr>
                        </w:pPr>
                        <w:r w:rsidRPr="00D25613">
                          <w:rPr>
                            <w:color w:val="002060"/>
                            <w:sz w:val="16"/>
                          </w:rPr>
                          <w:t>University of Southern Mississippi</w:t>
                        </w:r>
                      </w:p>
                      <w:p w14:paraId="47E5080C" w14:textId="77777777" w:rsidR="00791BF2" w:rsidRPr="00D25613" w:rsidRDefault="00791BF2" w:rsidP="00791BF2">
                        <w:pPr>
                          <w:spacing w:after="0" w:line="240" w:lineRule="auto"/>
                          <w:rPr>
                            <w:color w:val="002060"/>
                            <w:sz w:val="16"/>
                          </w:rPr>
                        </w:pPr>
                        <w:r>
                          <w:rPr>
                            <w:color w:val="002060"/>
                            <w:sz w:val="16"/>
                          </w:rPr>
                          <w:t>001-</w:t>
                        </w:r>
                        <w:r w:rsidRPr="00D25613">
                          <w:rPr>
                            <w:color w:val="002060"/>
                            <w:sz w:val="16"/>
                          </w:rPr>
                          <w:t>601-266-5675</w:t>
                        </w:r>
                      </w:p>
                      <w:p w14:paraId="38728E33" w14:textId="77777777" w:rsidR="00791BF2" w:rsidRPr="00D25613" w:rsidRDefault="00791BF2" w:rsidP="00791BF2">
                        <w:pPr>
                          <w:spacing w:after="0" w:line="240" w:lineRule="auto"/>
                          <w:rPr>
                            <w:color w:val="002060"/>
                            <w:sz w:val="14"/>
                          </w:rPr>
                        </w:pPr>
                        <w:r>
                          <w:fldChar w:fldCharType="begin"/>
                        </w:r>
                        <w:r>
                          <w:fldChar w:fldCharType="separate"/>
                        </w:r>
                        <w:r w:rsidRPr="00AB0389">
                          <w:rPr>
                            <w:rStyle w:val="CommentTextChar"/>
                            <w:sz w:val="16"/>
                          </w:rPr>
                          <w:t xml:space="preserve">Lou.marciani@usm.edu </w:t>
                        </w:r>
                        <w:r>
                          <w:rPr>
                            <w:rStyle w:val="CommentTextChar"/>
                            <w:sz w:val="16"/>
                          </w:rPr>
                          <w:fldChar w:fldCharType="end"/>
                        </w:r>
                        <w:r>
                          <w:rPr>
                            <w:color w:val="002060"/>
                            <w:sz w:val="16"/>
                          </w:rPr>
                          <w:t xml:space="preserve"> </w:t>
                        </w:r>
                        <w:ins w:id="3" w:author="Christopher Kinnan" w:date="2017-12-19T08:34:00Z">
                          <w:r>
                            <w:rPr>
                              <w:color w:val="002060"/>
                              <w:sz w:val="16"/>
                            </w:rPr>
                            <w:t>E: lou.marciani@usm.edu</w:t>
                          </w:r>
                        </w:ins>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6" o:spid="_x0000_s1029" type="#_x0000_t75" style="position:absolute;left:12153;top:11811;width:8865;height:19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">
                  <v:imagedata r:id="rId14" o:title=""/>
                  <v:path arrowok="t"/>
                </v:shape>
                <w10:wrap type="tight"/>
              </v:group>
            </w:pict>
          </mc:Fallback>
        </mc:AlternateContent>
      </w:r>
      <w:r>
        <w:rPr>
          <w:rFonts w:ascii="Helvetica" w:eastAsia="Times New Roman" w:hAnsi="Helvetica" w:cs="Times New Roman"/>
          <w:noProof/>
          <w:color w:val="222222"/>
          <w:sz w:val="23"/>
          <w:szCs w:val="23"/>
        </w:rPr>
        <mc:AlternateContent>
          <mc:Choice Requires="wpg">
            <w:drawing>
              <wp:anchor distT="0" distB="0" distL="114300" distR="114300" simplePos="0" relativeHeight="251668480" behindDoc="1" locked="0" layoutInCell="1" allowOverlap="1" wp14:anchorId="177E8476" wp14:editId="6BAC54D8">
                <wp:simplePos x="0" y="0"/>
                <wp:positionH relativeFrom="column">
                  <wp:posOffset>0</wp:posOffset>
                </wp:positionH>
                <wp:positionV relativeFrom="paragraph">
                  <wp:posOffset>165100</wp:posOffset>
                </wp:positionV>
                <wp:extent cx="2176145" cy="1503045"/>
                <wp:effectExtent l="0" t="0" r="14605" b="20955"/>
                <wp:wrapTight wrapText="bothSides">
                  <wp:wrapPolygon edited="0">
                    <wp:start x="0" y="0"/>
                    <wp:lineTo x="0" y="21627"/>
                    <wp:lineTo x="21556" y="21627"/>
                    <wp:lineTo x="21556" y="0"/>
                    <wp:lineTo x="0" y="0"/>
                  </wp:wrapPolygon>
                </wp:wrapTight>
                <wp:docPr id="15" name="Group 15"/>
                <wp:cNvGraphicFramePr/>
                <a:graphic xmlns:a="http://schemas.openxmlformats.org/drawingml/2006/main">
                  <a:graphicData uri="http://schemas.microsoft.com/office/word/2010/wordprocessingGroup">
                    <wpg:wgp>
                      <wpg:cNvGrpSpPr/>
                      <wpg:grpSpPr>
                        <a:xfrm>
                          <a:off x="0" y="0"/>
                          <a:ext cx="2176145" cy="1503045"/>
                          <a:chOff x="0" y="0"/>
                          <a:chExt cx="2176145" cy="1503045"/>
                        </a:xfrm>
                      </wpg:grpSpPr>
                      <wps:wsp>
                        <wps:cNvPr id="9" name="Text Box 9"/>
                        <wps:cNvSpPr txBox="1"/>
                        <wps:spPr>
                          <a:xfrm>
                            <a:off x="0" y="0"/>
                            <a:ext cx="2176145" cy="1503045"/>
                          </a:xfrm>
                          <a:prstGeom prst="rect">
                            <a:avLst/>
                          </a:prstGeom>
                          <a:solidFill>
                            <a:sysClr val="window" lastClr="FFFFFF"/>
                          </a:solidFill>
                          <a:ln w="6350">
                            <a:solidFill>
                              <a:prstClr val="black"/>
                            </a:solidFill>
                          </a:ln>
                        </wps:spPr>
                        <wps:txbx>
                          <w:txbxContent>
                            <w:p w14:paraId="0F143200" w14:textId="77777777" w:rsidR="00791BF2" w:rsidRPr="00AB0389" w:rsidRDefault="00791BF2" w:rsidP="00791BF2">
                              <w:pPr>
                                <w:spacing w:line="240" w:lineRule="auto"/>
                                <w:rPr>
                                  <w:color w:val="002060"/>
                                  <w:sz w:val="10"/>
                                </w:rPr>
                              </w:pPr>
                              <w:r w:rsidRPr="00D25613">
                                <w:rPr>
                                  <w:color w:val="002060"/>
                                  <w:sz w:val="16"/>
                                </w:rPr>
                                <w:t xml:space="preserve">For information on </w:t>
                              </w:r>
                              <w:r>
                                <w:rPr>
                                  <w:color w:val="002060"/>
                                  <w:sz w:val="16"/>
                                </w:rPr>
                                <w:t xml:space="preserve">attending and scheduling </w:t>
                              </w:r>
                              <w:r w:rsidRPr="00AB0389">
                                <w:rPr>
                                  <w:b/>
                                  <w:color w:val="002060"/>
                                  <w:sz w:val="16"/>
                                </w:rPr>
                                <w:t>INTERPOL Project STADIA</w:t>
                              </w:r>
                              <w:r>
                                <w:rPr>
                                  <w:color w:val="002060"/>
                                  <w:sz w:val="16"/>
                                </w:rPr>
                                <w:t xml:space="preserve"> courses, c</w:t>
                              </w:r>
                              <w:r w:rsidRPr="00D25613">
                                <w:rPr>
                                  <w:color w:val="002060"/>
                                  <w:sz w:val="16"/>
                                </w:rPr>
                                <w:t>o</w:t>
                              </w:r>
                              <w:r>
                                <w:rPr>
                                  <w:color w:val="002060"/>
                                  <w:sz w:val="16"/>
                                </w:rPr>
                                <w:t>ntact</w:t>
                              </w:r>
                              <w:r w:rsidRPr="00D25613">
                                <w:rPr>
                                  <w:color w:val="002060"/>
                                  <w:sz w:val="16"/>
                                </w:rPr>
                                <w:t>:</w:t>
                              </w:r>
                            </w:p>
                            <w:p w14:paraId="14CED2B0" w14:textId="77777777" w:rsidR="00791BF2" w:rsidRPr="00D25613" w:rsidRDefault="00791BF2" w:rsidP="00791BF2">
                              <w:pPr>
                                <w:spacing w:after="0" w:line="240" w:lineRule="auto"/>
                                <w:rPr>
                                  <w:color w:val="002060"/>
                                  <w:sz w:val="16"/>
                                </w:rPr>
                              </w:pPr>
                              <w:r>
                                <w:rPr>
                                  <w:color w:val="002060"/>
                                  <w:sz w:val="16"/>
                                </w:rPr>
                                <w:t>Mr. Khaled HATEM</w:t>
                              </w:r>
                            </w:p>
                            <w:p w14:paraId="5D75759D" w14:textId="77777777" w:rsidR="00791BF2" w:rsidRPr="00AB0389" w:rsidRDefault="00791BF2" w:rsidP="00791BF2">
                              <w:pPr>
                                <w:spacing w:after="0" w:line="240" w:lineRule="auto"/>
                                <w:rPr>
                                  <w:color w:val="002060"/>
                                  <w:sz w:val="16"/>
                                </w:rPr>
                              </w:pPr>
                              <w:r w:rsidRPr="00AB0389">
                                <w:rPr>
                                  <w:color w:val="002060"/>
                                  <w:sz w:val="16"/>
                                </w:rPr>
                                <w:t>Specialized Officer</w:t>
                              </w:r>
                            </w:p>
                            <w:p w14:paraId="7E2DF367" w14:textId="77777777" w:rsidR="00791BF2" w:rsidRPr="00AB0389" w:rsidRDefault="00791BF2" w:rsidP="00791BF2">
                              <w:pPr>
                                <w:spacing w:after="0" w:line="240" w:lineRule="auto"/>
                                <w:rPr>
                                  <w:color w:val="002060"/>
                                  <w:sz w:val="16"/>
                                </w:rPr>
                              </w:pPr>
                              <w:r w:rsidRPr="00AB0389">
                                <w:rPr>
                                  <w:color w:val="002060"/>
                                  <w:sz w:val="16"/>
                                </w:rPr>
                                <w:t>Project STADIA – Safe and Secure Major Events</w:t>
                              </w:r>
                            </w:p>
                            <w:p w14:paraId="43DFC1C9" w14:textId="77777777" w:rsidR="00791BF2" w:rsidRDefault="00791BF2" w:rsidP="00791BF2">
                              <w:pPr>
                                <w:spacing w:after="0" w:line="240" w:lineRule="auto"/>
                                <w:rPr>
                                  <w:color w:val="002060"/>
                                  <w:sz w:val="16"/>
                                </w:rPr>
                              </w:pPr>
                              <w:r w:rsidRPr="00AB0389">
                                <w:rPr>
                                  <w:color w:val="002060"/>
                                  <w:sz w:val="16"/>
                                </w:rPr>
                                <w:t>Operational Support &amp; Analysis Directorate</w:t>
                              </w:r>
                            </w:p>
                            <w:p w14:paraId="7A1A1029" w14:textId="77777777" w:rsidR="00791BF2" w:rsidRPr="00AB0389" w:rsidRDefault="00791BF2" w:rsidP="00791BF2">
                              <w:pPr>
                                <w:spacing w:after="0" w:line="240" w:lineRule="auto"/>
                                <w:rPr>
                                  <w:color w:val="002060"/>
                                  <w:sz w:val="16"/>
                                </w:rPr>
                              </w:pPr>
                              <w:r w:rsidRPr="00C115AD">
                                <w:rPr>
                                  <w:color w:val="002060"/>
                                  <w:sz w:val="16"/>
                                </w:rPr>
                                <w:t>INTERPOL General Secretariat</w:t>
                              </w:r>
                            </w:p>
                            <w:p w14:paraId="54EAF46C" w14:textId="77777777" w:rsidR="00791BF2" w:rsidRPr="00AB0389" w:rsidRDefault="00791BF2" w:rsidP="00791BF2">
                              <w:pPr>
                                <w:spacing w:after="0" w:line="240" w:lineRule="auto"/>
                                <w:rPr>
                                  <w:color w:val="002060"/>
                                  <w:sz w:val="16"/>
                                </w:rPr>
                              </w:pPr>
                              <w:r w:rsidRPr="00AB0389">
                                <w:rPr>
                                  <w:color w:val="002060"/>
                                  <w:sz w:val="16"/>
                                </w:rPr>
                                <w:t xml:space="preserve">T +33 4 72 44 5748 </w:t>
                              </w:r>
                            </w:p>
                            <w:p w14:paraId="54AFB311" w14:textId="77777777" w:rsidR="00791BF2" w:rsidRPr="00AB0389" w:rsidRDefault="00791BF2" w:rsidP="00791BF2">
                              <w:pPr>
                                <w:spacing w:after="0" w:line="240" w:lineRule="auto"/>
                                <w:rPr>
                                  <w:color w:val="002060"/>
                                  <w:sz w:val="16"/>
                                </w:rPr>
                              </w:pPr>
                              <w:r w:rsidRPr="00AB0389">
                                <w:rPr>
                                  <w:color w:val="002060"/>
                                  <w:sz w:val="16"/>
                                </w:rPr>
                                <w:t>M +33 6 29 55 6417</w:t>
                              </w:r>
                            </w:p>
                            <w:p w14:paraId="7375793A" w14:textId="77777777" w:rsidR="00791BF2" w:rsidRPr="00D25613" w:rsidRDefault="00791BF2" w:rsidP="00791BF2">
                              <w:pPr>
                                <w:spacing w:line="240" w:lineRule="auto"/>
                                <w:rPr>
                                  <w:color w:val="002060"/>
                                  <w:sz w:val="14"/>
                                </w:rPr>
                              </w:pPr>
                              <w:r w:rsidRPr="00AB0389">
                                <w:rPr>
                                  <w:color w:val="002060"/>
                                  <w:sz w:val="16"/>
                                </w:rPr>
                                <w:t>E</w:t>
                              </w:r>
                              <w:r>
                                <w:rPr>
                                  <w:color w:val="002060"/>
                                  <w:sz w:val="16"/>
                                </w:rPr>
                                <w:t xml:space="preserve">: </w:t>
                              </w:r>
                              <w:hyperlink r:id="rId15" w:history="1">
                                <w:r w:rsidRPr="00F2747A">
                                  <w:rPr>
                                    <w:rStyle w:val="CommentTextChar"/>
                                    <w:sz w:val="16"/>
                                  </w:rPr>
                                  <w:t>K.HATEM@INTERPOL.INT</w:t>
                                </w:r>
                              </w:hyperlink>
                              <w:r>
                                <w:rPr>
                                  <w:color w:val="002060"/>
                                  <w:sz w:val="16"/>
                                </w:rPr>
                                <w:t xml:space="preserve"> </w:t>
                              </w:r>
                              <w:r w:rsidRPr="00AB0389">
                                <w:rPr>
                                  <w:color w:val="002060"/>
                                  <w:sz w:val="16"/>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4" name="Picture 14"/>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1767840" y="1131570"/>
                            <a:ext cx="404495" cy="369570"/>
                          </a:xfrm>
                          <a:prstGeom prst="rect">
                            <a:avLst/>
                          </a:prstGeom>
                        </pic:spPr>
                      </pic:pic>
                    </wpg:wgp>
                  </a:graphicData>
                </a:graphic>
              </wp:anchor>
            </w:drawing>
          </mc:Choice>
          <mc:Fallback>
            <w:pict>
              <v:group w14:anchorId="177E8476" id="Group 15" o:spid="_x0000_s1030" style="position:absolute;margin-left:0;margin-top:13pt;width:171.35pt;height:118.35pt;z-index:-251648000" coordsize="21761,1503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">
                <v:shape id="Text Box 9" o:spid="_x0000_s1031" type="#_x0000_t202" style="position:absolute;width:21761;height:150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" fillcolor="window" strokeweight=".5pt">
                  <v:textbox>
                    <w:txbxContent>
                      <w:p w14:paraId="0F143200" w14:textId="77777777" w:rsidR="00791BF2" w:rsidRPr="00AB0389" w:rsidRDefault="00791BF2" w:rsidP="00791BF2">
                        <w:pPr>
                          <w:spacing w:line="240" w:lineRule="auto"/>
                          <w:rPr>
                            <w:color w:val="002060"/>
                            <w:sz w:val="10"/>
                          </w:rPr>
                        </w:pPr>
                        <w:r w:rsidRPr="00D25613">
                          <w:rPr>
                            <w:color w:val="002060"/>
                            <w:sz w:val="16"/>
                          </w:rPr>
                          <w:t xml:space="preserve">For information on </w:t>
                        </w:r>
                        <w:r>
                          <w:rPr>
                            <w:color w:val="002060"/>
                            <w:sz w:val="16"/>
                          </w:rPr>
                          <w:t xml:space="preserve">attending and scheduling </w:t>
                        </w:r>
                        <w:r w:rsidRPr="00AB0389">
                          <w:rPr>
                            <w:b/>
                            <w:color w:val="002060"/>
                            <w:sz w:val="16"/>
                          </w:rPr>
                          <w:t>INTERPOL Project STADIA</w:t>
                        </w:r>
                        <w:r>
                          <w:rPr>
                            <w:color w:val="002060"/>
                            <w:sz w:val="16"/>
                          </w:rPr>
                          <w:t xml:space="preserve"> courses, c</w:t>
                        </w:r>
                        <w:r w:rsidRPr="00D25613">
                          <w:rPr>
                            <w:color w:val="002060"/>
                            <w:sz w:val="16"/>
                          </w:rPr>
                          <w:t>o</w:t>
                        </w:r>
                        <w:r>
                          <w:rPr>
                            <w:color w:val="002060"/>
                            <w:sz w:val="16"/>
                          </w:rPr>
                          <w:t>ntact</w:t>
                        </w:r>
                        <w:r w:rsidRPr="00D25613">
                          <w:rPr>
                            <w:color w:val="002060"/>
                            <w:sz w:val="16"/>
                          </w:rPr>
                          <w:t>:</w:t>
                        </w:r>
                      </w:p>
                      <w:p w14:paraId="14CED2B0" w14:textId="77777777" w:rsidR="00791BF2" w:rsidRPr="00D25613" w:rsidRDefault="00791BF2" w:rsidP="00791BF2">
                        <w:pPr>
                          <w:spacing w:after="0" w:line="240" w:lineRule="auto"/>
                          <w:rPr>
                            <w:color w:val="002060"/>
                            <w:sz w:val="16"/>
                          </w:rPr>
                        </w:pPr>
                        <w:r>
                          <w:rPr>
                            <w:color w:val="002060"/>
                            <w:sz w:val="16"/>
                          </w:rPr>
                          <w:t>Mr. Khaled HATEM</w:t>
                        </w:r>
                      </w:p>
                      <w:p w14:paraId="5D75759D" w14:textId="77777777" w:rsidR="00791BF2" w:rsidRPr="00AB0389" w:rsidRDefault="00791BF2" w:rsidP="00791BF2">
                        <w:pPr>
                          <w:spacing w:after="0" w:line="240" w:lineRule="auto"/>
                          <w:rPr>
                            <w:color w:val="002060"/>
                            <w:sz w:val="16"/>
                          </w:rPr>
                        </w:pPr>
                        <w:r w:rsidRPr="00AB0389">
                          <w:rPr>
                            <w:color w:val="002060"/>
                            <w:sz w:val="16"/>
                          </w:rPr>
                          <w:t>Specialized Officer</w:t>
                        </w:r>
                      </w:p>
                      <w:p w14:paraId="7E2DF367" w14:textId="77777777" w:rsidR="00791BF2" w:rsidRPr="00AB0389" w:rsidRDefault="00791BF2" w:rsidP="00791BF2">
                        <w:pPr>
                          <w:spacing w:after="0" w:line="240" w:lineRule="auto"/>
                          <w:rPr>
                            <w:color w:val="002060"/>
                            <w:sz w:val="16"/>
                          </w:rPr>
                        </w:pPr>
                        <w:r w:rsidRPr="00AB0389">
                          <w:rPr>
                            <w:color w:val="002060"/>
                            <w:sz w:val="16"/>
                          </w:rPr>
                          <w:t>Project STADIA – Safe and Secure Major Events</w:t>
                        </w:r>
                      </w:p>
                      <w:p w14:paraId="43DFC1C9" w14:textId="77777777" w:rsidR="00791BF2" w:rsidRDefault="00791BF2" w:rsidP="00791BF2">
                        <w:pPr>
                          <w:spacing w:after="0" w:line="240" w:lineRule="auto"/>
                          <w:rPr>
                            <w:color w:val="002060"/>
                            <w:sz w:val="16"/>
                          </w:rPr>
                        </w:pPr>
                        <w:r w:rsidRPr="00AB0389">
                          <w:rPr>
                            <w:color w:val="002060"/>
                            <w:sz w:val="16"/>
                          </w:rPr>
                          <w:t>Operational Support &amp; Analysis Directorate</w:t>
                        </w:r>
                      </w:p>
                      <w:p w14:paraId="7A1A1029" w14:textId="77777777" w:rsidR="00791BF2" w:rsidRPr="00AB0389" w:rsidRDefault="00791BF2" w:rsidP="00791BF2">
                        <w:pPr>
                          <w:spacing w:after="0" w:line="240" w:lineRule="auto"/>
                          <w:rPr>
                            <w:color w:val="002060"/>
                            <w:sz w:val="16"/>
                          </w:rPr>
                        </w:pPr>
                        <w:r w:rsidRPr="00C115AD">
                          <w:rPr>
                            <w:color w:val="002060"/>
                            <w:sz w:val="16"/>
                          </w:rPr>
                          <w:t>INTERPOL General Secretariat</w:t>
                        </w:r>
                      </w:p>
                      <w:p w14:paraId="54EAF46C" w14:textId="77777777" w:rsidR="00791BF2" w:rsidRPr="00AB0389" w:rsidRDefault="00791BF2" w:rsidP="00791BF2">
                        <w:pPr>
                          <w:spacing w:after="0" w:line="240" w:lineRule="auto"/>
                          <w:rPr>
                            <w:color w:val="002060"/>
                            <w:sz w:val="16"/>
                          </w:rPr>
                        </w:pPr>
                        <w:r w:rsidRPr="00AB0389">
                          <w:rPr>
                            <w:color w:val="002060"/>
                            <w:sz w:val="16"/>
                          </w:rPr>
                          <w:t xml:space="preserve">T +33 4 72 44 5748 </w:t>
                        </w:r>
                      </w:p>
                      <w:p w14:paraId="54AFB311" w14:textId="77777777" w:rsidR="00791BF2" w:rsidRPr="00AB0389" w:rsidRDefault="00791BF2" w:rsidP="00791BF2">
                        <w:pPr>
                          <w:spacing w:after="0" w:line="240" w:lineRule="auto"/>
                          <w:rPr>
                            <w:color w:val="002060"/>
                            <w:sz w:val="16"/>
                          </w:rPr>
                        </w:pPr>
                        <w:r w:rsidRPr="00AB0389">
                          <w:rPr>
                            <w:color w:val="002060"/>
                            <w:sz w:val="16"/>
                          </w:rPr>
                          <w:t>M +33 6 29 55 6417</w:t>
                        </w:r>
                      </w:p>
                      <w:p w14:paraId="7375793A" w14:textId="77777777" w:rsidR="00791BF2" w:rsidRPr="00D25613" w:rsidRDefault="00791BF2" w:rsidP="00791BF2">
                        <w:pPr>
                          <w:spacing w:line="240" w:lineRule="auto"/>
                          <w:rPr>
                            <w:color w:val="002060"/>
                            <w:sz w:val="14"/>
                          </w:rPr>
                        </w:pPr>
                        <w:r w:rsidRPr="00AB0389">
                          <w:rPr>
                            <w:color w:val="002060"/>
                            <w:sz w:val="16"/>
                          </w:rPr>
                          <w:t>E</w:t>
                        </w:r>
                        <w:r>
                          <w:rPr>
                            <w:color w:val="002060"/>
                            <w:sz w:val="16"/>
                          </w:rPr>
                          <w:t xml:space="preserve">: </w:t>
                        </w:r>
                        <w:hyperlink r:id="rId17" w:history="1">
                          <w:r w:rsidRPr="00F2747A">
                            <w:rPr>
                              <w:rStyle w:val="CommentTextChar"/>
                              <w:sz w:val="16"/>
                            </w:rPr>
                            <w:t>K.HATEM@INTERPOL.INT</w:t>
                          </w:r>
                        </w:hyperlink>
                        <w:r>
                          <w:rPr>
                            <w:color w:val="002060"/>
                            <w:sz w:val="16"/>
                          </w:rPr>
                          <w:t xml:space="preserve"> </w:t>
                        </w:r>
                        <w:r w:rsidRPr="00AB0389">
                          <w:rPr>
                            <w:color w:val="002060"/>
                            <w:sz w:val="16"/>
                          </w:rPr>
                          <w:t xml:space="preserve"> </w:t>
                        </w:r>
                      </w:p>
                    </w:txbxContent>
                  </v:textbox>
                </v:shape>
                <v:shape id="Picture 14" o:spid="_x0000_s1032" type="#_x0000_t75" style="position:absolute;left:17678;top:11315;width:4045;height:36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">
                  <v:imagedata r:id="rId18" o:title=""/>
                  <v:path arrowok="t"/>
                </v:shape>
                <w10:wrap type="tight"/>
              </v:group>
            </w:pict>
          </mc:Fallback>
        </mc:AlternateContent>
      </w:r>
      <w:r w:rsidR="00B336FE" w:rsidRPr="00B336FE">
        <w:rPr>
          <w:rFonts w:ascii="Helvetica" w:eastAsia="Times New Roman" w:hAnsi="Helvetica" w:cs="Times New Roman"/>
          <w:color w:val="222222"/>
          <w:sz w:val="23"/>
          <w:szCs w:val="23"/>
        </w:rPr>
        <w:t> </w:t>
      </w:r>
    </w:p>
    <w:p w14:paraId="4E77E963" w14:textId="77777777" w:rsidR="00C9645D" w:rsidRDefault="00C9645D" w:rsidP="00B336FE">
      <w:pPr>
        <w:shd w:val="clear" w:color="auto" w:fill="F5F5F5"/>
        <w:spacing w:after="0" w:line="240" w:lineRule="auto"/>
        <w:rPr>
          <w:rFonts w:ascii="Helvetica" w:eastAsia="Times New Roman" w:hAnsi="Helvetica" w:cs="Times New Roman"/>
          <w:i/>
          <w:iCs/>
          <w:color w:val="222222"/>
          <w:sz w:val="23"/>
          <w:szCs w:val="23"/>
          <w:bdr w:val="none" w:sz="0" w:space="0" w:color="auto" w:frame="1"/>
        </w:rPr>
      </w:pPr>
    </w:p>
    <w:p w14:paraId="69415733" w14:textId="77777777" w:rsidR="00C9645D" w:rsidRDefault="00C9645D" w:rsidP="00B336FE">
      <w:pPr>
        <w:shd w:val="clear" w:color="auto" w:fill="F5F5F5"/>
        <w:spacing w:after="0" w:line="240" w:lineRule="auto"/>
        <w:rPr>
          <w:rFonts w:ascii="Helvetica" w:eastAsia="Times New Roman" w:hAnsi="Helvetica" w:cs="Times New Roman"/>
          <w:i/>
          <w:iCs/>
          <w:color w:val="222222"/>
          <w:sz w:val="23"/>
          <w:szCs w:val="23"/>
          <w:bdr w:val="none" w:sz="0" w:space="0" w:color="auto" w:frame="1"/>
        </w:rPr>
      </w:pPr>
    </w:p>
    <w:p w14:paraId="0ABB305F" w14:textId="77777777" w:rsidR="00C9645D" w:rsidRDefault="00C9645D" w:rsidP="00B336FE">
      <w:pPr>
        <w:shd w:val="clear" w:color="auto" w:fill="F5F5F5"/>
        <w:spacing w:after="0" w:line="240" w:lineRule="auto"/>
        <w:rPr>
          <w:rFonts w:ascii="Helvetica" w:eastAsia="Times New Roman" w:hAnsi="Helvetica" w:cs="Times New Roman"/>
          <w:i/>
          <w:iCs/>
          <w:color w:val="222222"/>
          <w:sz w:val="23"/>
          <w:szCs w:val="23"/>
          <w:bdr w:val="none" w:sz="0" w:space="0" w:color="auto" w:frame="1"/>
        </w:rPr>
      </w:pPr>
    </w:p>
    <w:p w14:paraId="4A3B751E" w14:textId="77777777" w:rsidR="00C9645D" w:rsidRDefault="00C9645D" w:rsidP="00B336FE">
      <w:pPr>
        <w:shd w:val="clear" w:color="auto" w:fill="F5F5F5"/>
        <w:spacing w:after="0" w:line="240" w:lineRule="auto"/>
        <w:rPr>
          <w:rFonts w:ascii="Helvetica" w:eastAsia="Times New Roman" w:hAnsi="Helvetica" w:cs="Times New Roman"/>
          <w:i/>
          <w:iCs/>
          <w:color w:val="222222"/>
          <w:sz w:val="23"/>
          <w:szCs w:val="23"/>
          <w:bdr w:val="none" w:sz="0" w:space="0" w:color="auto" w:frame="1"/>
        </w:rPr>
      </w:pPr>
    </w:p>
    <w:p w14:paraId="6608DA1C" w14:textId="77777777" w:rsidR="00C9645D" w:rsidRDefault="00C9645D" w:rsidP="00B336FE">
      <w:pPr>
        <w:shd w:val="clear" w:color="auto" w:fill="F5F5F5"/>
        <w:spacing w:after="0" w:line="240" w:lineRule="auto"/>
        <w:rPr>
          <w:rFonts w:ascii="Helvetica" w:eastAsia="Times New Roman" w:hAnsi="Helvetica" w:cs="Times New Roman"/>
          <w:i/>
          <w:iCs/>
          <w:color w:val="222222"/>
          <w:sz w:val="23"/>
          <w:szCs w:val="23"/>
          <w:bdr w:val="none" w:sz="0" w:space="0" w:color="auto" w:frame="1"/>
        </w:rPr>
      </w:pPr>
    </w:p>
    <w:p w14:paraId="7CA458AF" w14:textId="77777777" w:rsidR="00C9645D" w:rsidRDefault="00C9645D" w:rsidP="00B336FE">
      <w:pPr>
        <w:shd w:val="clear" w:color="auto" w:fill="F5F5F5"/>
        <w:spacing w:after="0" w:line="240" w:lineRule="auto"/>
        <w:rPr>
          <w:rFonts w:ascii="Helvetica" w:eastAsia="Times New Roman" w:hAnsi="Helvetica" w:cs="Times New Roman"/>
          <w:i/>
          <w:iCs/>
          <w:color w:val="222222"/>
          <w:sz w:val="23"/>
          <w:szCs w:val="23"/>
          <w:bdr w:val="none" w:sz="0" w:space="0" w:color="auto" w:frame="1"/>
        </w:rPr>
      </w:pPr>
    </w:p>
    <w:p w14:paraId="47EB1CB9" w14:textId="77777777" w:rsidR="00C9645D" w:rsidRDefault="00C9645D" w:rsidP="00B336FE">
      <w:pPr>
        <w:shd w:val="clear" w:color="auto" w:fill="F5F5F5"/>
        <w:spacing w:after="0" w:line="240" w:lineRule="auto"/>
        <w:rPr>
          <w:rFonts w:ascii="Helvetica" w:eastAsia="Times New Roman" w:hAnsi="Helvetica" w:cs="Times New Roman"/>
          <w:i/>
          <w:iCs/>
          <w:color w:val="222222"/>
          <w:sz w:val="23"/>
          <w:szCs w:val="23"/>
          <w:bdr w:val="none" w:sz="0" w:space="0" w:color="auto" w:frame="1"/>
        </w:rPr>
      </w:pPr>
    </w:p>
    <w:p w14:paraId="21B9B575" w14:textId="77777777" w:rsidR="00C9645D" w:rsidRDefault="00C9645D" w:rsidP="00B336FE">
      <w:pPr>
        <w:shd w:val="clear" w:color="auto" w:fill="F5F5F5"/>
        <w:spacing w:after="0" w:line="240" w:lineRule="auto"/>
        <w:rPr>
          <w:rFonts w:ascii="Helvetica" w:eastAsia="Times New Roman" w:hAnsi="Helvetica" w:cs="Times New Roman"/>
          <w:i/>
          <w:iCs/>
          <w:color w:val="222222"/>
          <w:sz w:val="23"/>
          <w:szCs w:val="23"/>
          <w:bdr w:val="none" w:sz="0" w:space="0" w:color="auto" w:frame="1"/>
        </w:rPr>
      </w:pPr>
    </w:p>
    <w:p w14:paraId="6C731195" w14:textId="77777777" w:rsidR="00C9645D" w:rsidRDefault="00C9645D" w:rsidP="00B336FE">
      <w:pPr>
        <w:shd w:val="clear" w:color="auto" w:fill="F5F5F5"/>
        <w:spacing w:after="0" w:line="240" w:lineRule="auto"/>
        <w:rPr>
          <w:rFonts w:ascii="Helvetica" w:eastAsia="Times New Roman" w:hAnsi="Helvetica" w:cs="Times New Roman"/>
          <w:i/>
          <w:iCs/>
          <w:color w:val="222222"/>
          <w:sz w:val="23"/>
          <w:szCs w:val="23"/>
          <w:bdr w:val="none" w:sz="0" w:space="0" w:color="auto" w:frame="1"/>
        </w:rPr>
      </w:pPr>
    </w:p>
    <w:p w14:paraId="1576774B" w14:textId="77777777" w:rsidR="00B336FE" w:rsidRPr="00C9645D" w:rsidRDefault="00B336FE" w:rsidP="00B336FE">
      <w:pPr>
        <w:shd w:val="clear" w:color="auto" w:fill="F5F5F5"/>
        <w:spacing w:after="0" w:line="240" w:lineRule="auto"/>
        <w:rPr>
          <w:rFonts w:ascii="Helvetica" w:eastAsia="Times New Roman" w:hAnsi="Helvetica" w:cs="Times New Roman"/>
          <w:b/>
          <w:color w:val="222222"/>
          <w:sz w:val="23"/>
          <w:szCs w:val="23"/>
          <w:u w:val="single"/>
        </w:rPr>
      </w:pPr>
      <w:r w:rsidRPr="00C9645D">
        <w:rPr>
          <w:rFonts w:ascii="Helvetica" w:eastAsia="Times New Roman" w:hAnsi="Helvetica" w:cs="Times New Roman"/>
          <w:b/>
          <w:i/>
          <w:iCs/>
          <w:color w:val="222222"/>
          <w:sz w:val="23"/>
          <w:szCs w:val="23"/>
          <w:bdr w:val="none" w:sz="0" w:space="0" w:color="auto" w:frame="1"/>
        </w:rPr>
        <w:t>About NCS4</w:t>
      </w:r>
    </w:p>
    <w:p w14:paraId="7CCB3CF4" w14:textId="77777777" w:rsidR="00B336FE" w:rsidRPr="00B336FE" w:rsidRDefault="00B336FE" w:rsidP="00B336FE">
      <w:pPr>
        <w:shd w:val="clear" w:color="auto" w:fill="F5F5F5"/>
        <w:spacing w:after="0" w:line="240" w:lineRule="auto"/>
        <w:rPr>
          <w:rFonts w:ascii="Helvetica" w:eastAsia="Times New Roman" w:hAnsi="Helvetica" w:cs="Times New Roman"/>
          <w:color w:val="222222"/>
          <w:sz w:val="23"/>
          <w:szCs w:val="23"/>
        </w:rPr>
      </w:pPr>
      <w:r w:rsidRPr="00B336FE">
        <w:rPr>
          <w:rFonts w:ascii="Helvetica" w:eastAsia="Times New Roman" w:hAnsi="Helvetica" w:cs="Times New Roman"/>
          <w:i/>
          <w:iCs/>
          <w:color w:val="222222"/>
          <w:sz w:val="23"/>
          <w:szCs w:val="23"/>
          <w:bdr w:val="none" w:sz="0" w:space="0" w:color="auto" w:frame="1"/>
        </w:rPr>
        <w:t>The National Center for Spectator Sports Safety and Security (NCS4) at </w:t>
      </w:r>
      <w:hyperlink r:id="rId19" w:history="1">
        <w:r w:rsidRPr="00B336FE">
          <w:rPr>
            <w:rFonts w:ascii="Helvetica" w:eastAsia="Times New Roman" w:hAnsi="Helvetica" w:cs="Times New Roman"/>
            <w:i/>
            <w:iCs/>
            <w:color w:val="ECAC00"/>
            <w:sz w:val="23"/>
            <w:szCs w:val="23"/>
            <w:bdr w:val="none" w:sz="0" w:space="0" w:color="auto" w:frame="1"/>
          </w:rPr>
          <w:t>the University of Southern Mississippi</w:t>
        </w:r>
      </w:hyperlink>
      <w:r w:rsidRPr="00B336FE">
        <w:rPr>
          <w:rFonts w:ascii="Helvetica" w:eastAsia="Times New Roman" w:hAnsi="Helvetica" w:cs="Times New Roman"/>
          <w:i/>
          <w:iCs/>
          <w:color w:val="222222"/>
          <w:sz w:val="23"/>
          <w:szCs w:val="23"/>
          <w:bdr w:val="none" w:sz="0" w:space="0" w:color="auto" w:frame="1"/>
        </w:rPr>
        <w:t>, supports the advancement of sport safety and security through training, professional development, academic programs and research. NCS4 collaborates with professional leagues, open access events, intercollegiate and interscholastic athletics, along with professional associations, private sector firms, and government agencies. It is a critical resource for sport venue managers, event managers, first responders, and other key stakeholders.</w:t>
      </w:r>
    </w:p>
    <w:p w14:paraId="1BEE4C23" w14:textId="77777777" w:rsidR="00B336FE" w:rsidRPr="00B336FE" w:rsidRDefault="00B336FE" w:rsidP="00B336FE">
      <w:pPr>
        <w:shd w:val="clear" w:color="auto" w:fill="F5F5F5"/>
        <w:spacing w:before="240" w:after="240" w:line="240" w:lineRule="auto"/>
        <w:rPr>
          <w:rFonts w:ascii="Helvetica" w:eastAsia="Times New Roman" w:hAnsi="Helvetica" w:cs="Times New Roman"/>
          <w:color w:val="222222"/>
          <w:sz w:val="23"/>
          <w:szCs w:val="23"/>
        </w:rPr>
      </w:pPr>
      <w:r w:rsidRPr="00B336FE">
        <w:rPr>
          <w:rFonts w:ascii="Helvetica" w:eastAsia="Times New Roman" w:hAnsi="Helvetica" w:cs="Times New Roman"/>
          <w:color w:val="222222"/>
          <w:sz w:val="23"/>
          <w:szCs w:val="23"/>
        </w:rPr>
        <w:t> </w:t>
      </w:r>
    </w:p>
    <w:p w14:paraId="1FEB98FC" w14:textId="77777777" w:rsidR="00B336FE" w:rsidRPr="00C9645D" w:rsidRDefault="00B336FE" w:rsidP="00B336FE">
      <w:pPr>
        <w:shd w:val="clear" w:color="auto" w:fill="F5F5F5"/>
        <w:spacing w:after="0" w:line="240" w:lineRule="auto"/>
        <w:rPr>
          <w:rFonts w:ascii="Helvetica" w:eastAsia="Times New Roman" w:hAnsi="Helvetica" w:cs="Times New Roman"/>
          <w:b/>
          <w:color w:val="222222"/>
          <w:sz w:val="23"/>
          <w:szCs w:val="23"/>
        </w:rPr>
      </w:pPr>
      <w:r w:rsidRPr="00C9645D">
        <w:rPr>
          <w:rFonts w:ascii="Helvetica" w:eastAsia="Times New Roman" w:hAnsi="Helvetica" w:cs="Times New Roman"/>
          <w:b/>
          <w:i/>
          <w:iCs/>
          <w:color w:val="222222"/>
          <w:sz w:val="23"/>
          <w:szCs w:val="23"/>
          <w:bdr w:val="none" w:sz="0" w:space="0" w:color="auto" w:frame="1"/>
        </w:rPr>
        <w:t>About INTERPOL</w:t>
      </w:r>
    </w:p>
    <w:p w14:paraId="2C58ACDA" w14:textId="77777777" w:rsidR="00B336FE" w:rsidRPr="00B336FE" w:rsidRDefault="00B336FE" w:rsidP="00B336FE">
      <w:pPr>
        <w:shd w:val="clear" w:color="auto" w:fill="F5F5F5"/>
        <w:spacing w:line="240" w:lineRule="auto"/>
        <w:rPr>
          <w:rFonts w:ascii="Helvetica" w:eastAsia="Times New Roman" w:hAnsi="Helvetica" w:cs="Times New Roman"/>
          <w:color w:val="222222"/>
          <w:sz w:val="23"/>
          <w:szCs w:val="23"/>
        </w:rPr>
      </w:pPr>
      <w:r w:rsidRPr="00B336FE">
        <w:rPr>
          <w:rFonts w:ascii="Helvetica" w:eastAsia="Times New Roman" w:hAnsi="Helvetica" w:cs="Times New Roman"/>
          <w:i/>
          <w:iCs/>
          <w:color w:val="222222"/>
          <w:sz w:val="23"/>
          <w:szCs w:val="23"/>
          <w:bdr w:val="none" w:sz="0" w:space="0" w:color="auto" w:frame="1"/>
        </w:rPr>
        <w:lastRenderedPageBreak/>
        <w:t>INTERPOL is the world’s largest international police organization, with 19</w:t>
      </w:r>
      <w:r w:rsidR="00C9645D">
        <w:rPr>
          <w:rFonts w:ascii="Helvetica" w:eastAsia="Times New Roman" w:hAnsi="Helvetica" w:cs="Times New Roman"/>
          <w:i/>
          <w:iCs/>
          <w:color w:val="222222"/>
          <w:sz w:val="23"/>
          <w:szCs w:val="23"/>
          <w:bdr w:val="none" w:sz="0" w:space="0" w:color="auto" w:frame="1"/>
        </w:rPr>
        <w:t>2</w:t>
      </w:r>
      <w:r w:rsidRPr="00B336FE">
        <w:rPr>
          <w:rFonts w:ascii="Helvetica" w:eastAsia="Times New Roman" w:hAnsi="Helvetica" w:cs="Times New Roman"/>
          <w:i/>
          <w:iCs/>
          <w:color w:val="222222"/>
          <w:sz w:val="23"/>
          <w:szCs w:val="23"/>
          <w:bdr w:val="none" w:sz="0" w:space="0" w:color="auto" w:frame="1"/>
        </w:rPr>
        <w:t> </w:t>
      </w:r>
      <w:r w:rsidRPr="00B336FE">
        <w:rPr>
          <w:rFonts w:ascii="Tahoma" w:eastAsia="Times New Roman" w:hAnsi="Tahoma" w:cs="Tahoma"/>
          <w:color w:val="222222"/>
          <w:sz w:val="23"/>
          <w:szCs w:val="23"/>
        </w:rPr>
        <w:t>﻿</w:t>
      </w:r>
      <w:hyperlink r:id="rId20" w:history="1">
        <w:r w:rsidRPr="00B336FE">
          <w:rPr>
            <w:rFonts w:ascii="Helvetica" w:eastAsia="Times New Roman" w:hAnsi="Helvetica" w:cs="Times New Roman"/>
            <w:i/>
            <w:iCs/>
            <w:color w:val="ECAC00"/>
            <w:sz w:val="23"/>
            <w:szCs w:val="23"/>
            <w:bdr w:val="none" w:sz="0" w:space="0" w:color="auto" w:frame="1"/>
          </w:rPr>
          <w:t>member countries</w:t>
        </w:r>
      </w:hyperlink>
      <w:r w:rsidRPr="00B336FE">
        <w:rPr>
          <w:rFonts w:ascii="Helvetica" w:eastAsia="Times New Roman" w:hAnsi="Helvetica" w:cs="Times New Roman"/>
          <w:i/>
          <w:iCs/>
          <w:color w:val="222222"/>
          <w:sz w:val="23"/>
          <w:szCs w:val="23"/>
          <w:bdr w:val="none" w:sz="0" w:space="0" w:color="auto" w:frame="1"/>
        </w:rPr>
        <w:t>. Their role is to enable police around the world to work together to make the world a safer place. Their high-tech infrastructure of technical and operational support helps meet the growing challenges of fighting crime in the 21st century.</w:t>
      </w:r>
    </w:p>
    <w:p w14:paraId="60EBEE9A" w14:textId="33E6DE6B" w:rsidR="00051504" w:rsidRDefault="00051504" w:rsidP="00B336FE"/>
    <w:p w14:paraId="3AEF8809" w14:textId="1242A0F5" w:rsidR="00B93D0F" w:rsidRDefault="00B93D0F" w:rsidP="00B336FE"/>
    <w:p w14:paraId="63FC92F6" w14:textId="77777777" w:rsidR="00B93D0F" w:rsidRDefault="00B93D0F" w:rsidP="00B336FE">
      <w:pPr>
        <w:sectPr w:rsidR="00B93D0F" w:rsidSect="00B336FE">
          <w:pgSz w:w="15840" w:h="12240" w:orient="landscape"/>
          <w:pgMar w:top="1440" w:right="1440" w:bottom="1440" w:left="1440" w:header="720" w:footer="720" w:gutter="0"/>
          <w:cols w:space="720"/>
          <w:docGrid w:linePitch="360"/>
        </w:sectPr>
      </w:pPr>
    </w:p>
    <w:p w14:paraId="562D67C1" w14:textId="77777777" w:rsidR="00051504" w:rsidRDefault="00051504" w:rsidP="00051504">
      <w:pPr>
        <w:spacing w:line="240" w:lineRule="auto"/>
        <w:jc w:val="center"/>
        <w:rPr>
          <w:b/>
          <w:color w:val="002060"/>
          <w:sz w:val="28"/>
          <w:szCs w:val="28"/>
        </w:rPr>
      </w:pPr>
      <w:r>
        <w:rPr>
          <w:b/>
          <w:color w:val="002060"/>
          <w:sz w:val="28"/>
          <w:szCs w:val="28"/>
        </w:rPr>
        <w:lastRenderedPageBreak/>
        <w:t>International Sport Safety and Security Professional Certificate</w:t>
      </w:r>
    </w:p>
    <w:p w14:paraId="26F240D7" w14:textId="77777777" w:rsidR="00051504" w:rsidRDefault="00051504" w:rsidP="00051504">
      <w:pPr>
        <w:spacing w:line="240" w:lineRule="auto"/>
        <w:rPr>
          <w:color w:val="002060"/>
          <w:sz w:val="24"/>
          <w:szCs w:val="24"/>
        </w:rPr>
      </w:pPr>
      <w:r>
        <w:rPr>
          <w:b/>
          <w:noProof/>
          <w:sz w:val="28"/>
          <w:szCs w:val="28"/>
        </w:rPr>
        <w:drawing>
          <wp:anchor distT="0" distB="0" distL="114300" distR="114300" simplePos="0" relativeHeight="251656192" behindDoc="1" locked="0" layoutInCell="1" allowOverlap="1" wp14:anchorId="21E7068A" wp14:editId="36F2A617">
            <wp:simplePos x="0" y="0"/>
            <wp:positionH relativeFrom="margin">
              <wp:posOffset>5819775</wp:posOffset>
            </wp:positionH>
            <wp:positionV relativeFrom="paragraph">
              <wp:posOffset>661035</wp:posOffset>
            </wp:positionV>
            <wp:extent cx="2647950" cy="2351405"/>
            <wp:effectExtent l="19050" t="19050" r="19050" b="1079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47950" cy="235140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Pr>
          <w:color w:val="002060"/>
          <w:sz w:val="24"/>
          <w:szCs w:val="24"/>
        </w:rPr>
        <w:t xml:space="preserve">The National Center for Spectator Sports Safety and Security, the University of Southern Mississippi, USA, in conjunction with INTERPOL Project STADIA, will offer the </w:t>
      </w:r>
      <w:r w:rsidRPr="00D01FEB">
        <w:rPr>
          <w:b/>
          <w:color w:val="002060"/>
          <w:sz w:val="24"/>
          <w:szCs w:val="24"/>
        </w:rPr>
        <w:t>International Sport Safety and Security Professional Certificate</w:t>
      </w:r>
      <w:r>
        <w:rPr>
          <w:color w:val="002060"/>
          <w:sz w:val="24"/>
          <w:szCs w:val="24"/>
        </w:rPr>
        <w:t xml:space="preserve"> to attest that the trainee has successfully completed the required six courses offered by Project STADIA.  Each 3.5-day course is designed to build police capacity and is developed for</w:t>
      </w:r>
      <w:r w:rsidRPr="00F022C6">
        <w:rPr>
          <w:color w:val="002060"/>
          <w:sz w:val="24"/>
          <w:szCs w:val="24"/>
        </w:rPr>
        <w:t xml:space="preserve"> </w:t>
      </w:r>
      <w:r>
        <w:rPr>
          <w:color w:val="002060"/>
          <w:sz w:val="24"/>
          <w:szCs w:val="24"/>
        </w:rPr>
        <w:t xml:space="preserve">accreditation by INTERPOL.  INTERPOL recommends the courses be completed in order however, consideration will be given on a case-by-case basis to those who complete the courses in a different order. </w:t>
      </w:r>
    </w:p>
    <w:p w14:paraId="36AE36E5" w14:textId="77777777" w:rsidR="00051504" w:rsidRDefault="00051504" w:rsidP="00051504">
      <w:pPr>
        <w:spacing w:line="240" w:lineRule="auto"/>
        <w:rPr>
          <w:sz w:val="28"/>
          <w:szCs w:val="28"/>
        </w:rPr>
      </w:pPr>
      <w:r>
        <w:rPr>
          <w:color w:val="002060"/>
          <w:sz w:val="24"/>
          <w:szCs w:val="24"/>
        </w:rPr>
        <w:t xml:space="preserve">Police executives and incident management team members who complete all the training courses will develop their risk management, decision making, communication, incident management, crowd management, emergency operations planning, evacuation and protective action, and team management and leadership skills.  Trainees who successfully complete each in-residence course are eligible for obtaining the </w:t>
      </w:r>
      <w:r w:rsidRPr="003E4A28">
        <w:rPr>
          <w:b/>
          <w:color w:val="002060"/>
          <w:sz w:val="24"/>
          <w:szCs w:val="24"/>
        </w:rPr>
        <w:t>International Sport Safety and Security Professional Certificate</w:t>
      </w:r>
      <w:r>
        <w:rPr>
          <w:color w:val="002060"/>
          <w:sz w:val="24"/>
          <w:szCs w:val="24"/>
        </w:rPr>
        <w:t>.</w:t>
      </w:r>
    </w:p>
    <w:p w14:paraId="547CD146" w14:textId="77777777" w:rsidR="00051504" w:rsidRPr="00D01FEB" w:rsidRDefault="00051504" w:rsidP="00051504">
      <w:pPr>
        <w:spacing w:line="240" w:lineRule="auto"/>
        <w:rPr>
          <w:color w:val="002060"/>
          <w:sz w:val="32"/>
          <w:szCs w:val="28"/>
        </w:rPr>
      </w:pPr>
      <w:r>
        <w:rPr>
          <w:b/>
          <w:noProof/>
          <w:sz w:val="28"/>
          <w:szCs w:val="28"/>
        </w:rPr>
        <w:drawing>
          <wp:anchor distT="0" distB="0" distL="114300" distR="114300" simplePos="0" relativeHeight="251655168" behindDoc="1" locked="0" layoutInCell="1" allowOverlap="1" wp14:anchorId="15DA7E8D" wp14:editId="7A35918E">
            <wp:simplePos x="0" y="0"/>
            <wp:positionH relativeFrom="margin">
              <wp:align>left</wp:align>
            </wp:positionH>
            <wp:positionV relativeFrom="paragraph">
              <wp:posOffset>646430</wp:posOffset>
            </wp:positionV>
            <wp:extent cx="3943350" cy="2525395"/>
            <wp:effectExtent l="0" t="0" r="0" b="8255"/>
            <wp:wrapTight wrapText="bothSides">
              <wp:wrapPolygon edited="0">
                <wp:start x="0" y="0"/>
                <wp:lineTo x="0" y="21508"/>
                <wp:lineTo x="21496" y="21508"/>
                <wp:lineTo x="21496"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7-08-31 at 1.36.22 PM.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943350" cy="2525395"/>
                    </a:xfrm>
                    <a:prstGeom prst="rect">
                      <a:avLst/>
                    </a:prstGeom>
                  </pic:spPr>
                </pic:pic>
              </a:graphicData>
            </a:graphic>
            <wp14:sizeRelH relativeFrom="margin">
              <wp14:pctWidth>0</wp14:pctWidth>
            </wp14:sizeRelH>
            <wp14:sizeRelV relativeFrom="margin">
              <wp14:pctHeight>0</wp14:pctHeight>
            </wp14:sizeRelV>
          </wp:anchor>
        </w:drawing>
      </w:r>
      <w:r w:rsidRPr="00D01FEB">
        <w:rPr>
          <w:rFonts w:eastAsia="Times New Roman" w:cs="Arial"/>
          <w:color w:val="002060"/>
          <w:sz w:val="24"/>
          <w:lang w:val="en-GB"/>
        </w:rPr>
        <w:t xml:space="preserve">Capacity building and training play a key role in INTERPOL’s overall mission to enhance international police cooperation. The purpose of the </w:t>
      </w:r>
      <w:r w:rsidRPr="00D01FEB">
        <w:rPr>
          <w:rFonts w:eastAsia="Times New Roman" w:cs="Arial"/>
          <w:b/>
          <w:color w:val="002060"/>
          <w:sz w:val="24"/>
          <w:lang w:val="en-GB"/>
        </w:rPr>
        <w:t xml:space="preserve">International Sport Safety and Security Professional Certificate </w:t>
      </w:r>
      <w:r w:rsidRPr="00D01FEB">
        <w:rPr>
          <w:rFonts w:eastAsia="Times New Roman" w:cs="Arial"/>
          <w:color w:val="002060"/>
          <w:sz w:val="24"/>
          <w:lang w:val="en-GB"/>
        </w:rPr>
        <w:t>initiative is to enhance knowledge and encourage innovation, to turn training into operational practice for international sporting events.</w:t>
      </w:r>
    </w:p>
    <w:p w14:paraId="53753B5A" w14:textId="77777777" w:rsidR="00051504" w:rsidRDefault="00E728C1" w:rsidP="00051504">
      <w:pPr>
        <w:tabs>
          <w:tab w:val="left" w:pos="5974"/>
        </w:tabs>
      </w:pPr>
      <w:r>
        <w:rPr>
          <w:noProof/>
        </w:rPr>
        <mc:AlternateContent>
          <mc:Choice Requires="wps">
            <w:drawing>
              <wp:anchor distT="0" distB="0" distL="114300" distR="114300" simplePos="0" relativeHeight="251657216" behindDoc="0" locked="0" layoutInCell="1" allowOverlap="1" wp14:anchorId="741DE679" wp14:editId="3A1FB3C2">
                <wp:simplePos x="0" y="0"/>
                <wp:positionH relativeFrom="column">
                  <wp:posOffset>4381500</wp:posOffset>
                </wp:positionH>
                <wp:positionV relativeFrom="paragraph">
                  <wp:posOffset>195579</wp:posOffset>
                </wp:positionV>
                <wp:extent cx="4000500" cy="2085975"/>
                <wp:effectExtent l="0" t="0" r="19050" b="28575"/>
                <wp:wrapNone/>
                <wp:docPr id="5" name="Text Box 5"/>
                <wp:cNvGraphicFramePr/>
                <a:graphic xmlns:a="http://schemas.openxmlformats.org/drawingml/2006/main">
                  <a:graphicData uri="http://schemas.microsoft.com/office/word/2010/wordprocessingShape">
                    <wps:wsp>
                      <wps:cNvSpPr txBox="1"/>
                      <wps:spPr>
                        <a:xfrm>
                          <a:off x="0" y="0"/>
                          <a:ext cx="4000500" cy="2085975"/>
                        </a:xfrm>
                        <a:prstGeom prst="rect">
                          <a:avLst/>
                        </a:prstGeom>
                        <a:solidFill>
                          <a:schemeClr val="lt1"/>
                        </a:solidFill>
                        <a:ln w="6350">
                          <a:solidFill>
                            <a:prstClr val="black"/>
                          </a:solidFill>
                        </a:ln>
                      </wps:spPr>
                      <wps:txbx>
                        <w:txbxContent>
                          <w:p w14:paraId="554B6DFA" w14:textId="77777777" w:rsidR="00E728C1" w:rsidRDefault="00E728C1">
                            <w:r w:rsidRPr="00E728C1">
                              <w:rPr>
                                <w:b/>
                              </w:rPr>
                              <w:t>WHO</w:t>
                            </w:r>
                            <w:r>
                              <w:t xml:space="preserve">:  </w:t>
                            </w:r>
                            <w:r w:rsidRPr="00E728C1">
                              <w:t>Police Executives and Incident Management Team members</w:t>
                            </w:r>
                            <w:r>
                              <w:t>.</w:t>
                            </w:r>
                          </w:p>
                          <w:p w14:paraId="49C6F520" w14:textId="77777777" w:rsidR="00E728C1" w:rsidRDefault="00E728C1">
                            <w:r w:rsidRPr="00E728C1">
                              <w:rPr>
                                <w:b/>
                              </w:rPr>
                              <w:t>WHAT</w:t>
                            </w:r>
                            <w:r>
                              <w:t xml:space="preserve">: </w:t>
                            </w:r>
                            <w:r w:rsidRPr="00E728C1">
                              <w:t>International Sport Safety and Security Professional Certificate</w:t>
                            </w:r>
                            <w:r>
                              <w:t xml:space="preserve"> may be awarded to participants who successfully complete all six training courses.</w:t>
                            </w:r>
                          </w:p>
                          <w:p w14:paraId="70B69647" w14:textId="77777777" w:rsidR="00E728C1" w:rsidRDefault="00E728C1">
                            <w:r w:rsidRPr="00E728C1">
                              <w:rPr>
                                <w:b/>
                              </w:rPr>
                              <w:t>WHEN</w:t>
                            </w:r>
                            <w:r>
                              <w:t>:  First certificates will be awarded beginning in 2020.</w:t>
                            </w:r>
                          </w:p>
                          <w:p w14:paraId="27B010D7" w14:textId="77777777" w:rsidR="00E728C1" w:rsidRDefault="00E728C1">
                            <w:r w:rsidRPr="00E728C1">
                              <w:rPr>
                                <w:b/>
                              </w:rPr>
                              <w:t>WHERE:</w:t>
                            </w:r>
                            <w:r>
                              <w:t xml:space="preserve">  Initial courses are taught at INTERPOL headquarters in Lyon, France.  Future courses will be taught by request to INTERPOL Project STADIA.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41DE679" id="Text Box 5" o:spid="_x0000_s1033" type="#_x0000_t202" style="position:absolute;margin-left:345pt;margin-top:15.4pt;width:315pt;height:164.25pt;z-index:251657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" fillcolor="white [3201]" strokeweight=".5pt">
                <v:textbox>
                  <w:txbxContent>
                    <w:p w14:paraId="554B6DFA" w14:textId="77777777" w:rsidR="00E728C1" w:rsidRDefault="00E728C1">
                      <w:r w:rsidRPr="00E728C1">
                        <w:rPr>
                          <w:b/>
                        </w:rPr>
                        <w:t>WHO</w:t>
                      </w:r>
                      <w:r>
                        <w:t xml:space="preserve">:  </w:t>
                      </w:r>
                      <w:r w:rsidRPr="00E728C1">
                        <w:t>Police Executives and Incident Management Team members</w:t>
                      </w:r>
                      <w:r>
                        <w:t>.</w:t>
                      </w:r>
                    </w:p>
                    <w:p w14:paraId="49C6F520" w14:textId="77777777" w:rsidR="00E728C1" w:rsidRDefault="00E728C1">
                      <w:r w:rsidRPr="00E728C1">
                        <w:rPr>
                          <w:b/>
                        </w:rPr>
                        <w:t>WHAT</w:t>
                      </w:r>
                      <w:r>
                        <w:t xml:space="preserve">: </w:t>
                      </w:r>
                      <w:r w:rsidRPr="00E728C1">
                        <w:t>International Sport Safety and Security Professional Certificate</w:t>
                      </w:r>
                      <w:r>
                        <w:t xml:space="preserve"> may be awarded to participants who successfully complete all six training courses.</w:t>
                      </w:r>
                    </w:p>
                    <w:p w14:paraId="70B69647" w14:textId="77777777" w:rsidR="00E728C1" w:rsidRDefault="00E728C1">
                      <w:r w:rsidRPr="00E728C1">
                        <w:rPr>
                          <w:b/>
                        </w:rPr>
                        <w:t>WHEN</w:t>
                      </w:r>
                      <w:r>
                        <w:t>:  First certificates will be awarded beginning in 2020.</w:t>
                      </w:r>
                    </w:p>
                    <w:p w14:paraId="27B010D7" w14:textId="77777777" w:rsidR="00E728C1" w:rsidRDefault="00E728C1">
                      <w:r w:rsidRPr="00E728C1">
                        <w:rPr>
                          <w:b/>
                        </w:rPr>
                        <w:t>WHERE:</w:t>
                      </w:r>
                      <w:r>
                        <w:t xml:space="preserve">  Initial courses are taught at INTERPOL headquarters in Lyon, France.  Future courses will be taught by request to INTERPOL Project STADIA.</w:t>
                      </w:r>
                    </w:p>
                  </w:txbxContent>
                </v:textbox>
              </v:shape>
            </w:pict>
          </mc:Fallback>
        </mc:AlternateContent>
      </w:r>
      <w:r w:rsidR="00051504">
        <w:tab/>
      </w:r>
    </w:p>
    <w:p w14:paraId="5372CC21" w14:textId="77777777" w:rsidR="00051504" w:rsidRDefault="00051504" w:rsidP="00B336FE">
      <w:r>
        <w:br w:type="page"/>
      </w:r>
    </w:p>
    <w:p w14:paraId="760DDF0F" w14:textId="77777777" w:rsidR="00E728C1" w:rsidRDefault="00E728C1" w:rsidP="00E728C1">
      <w:pPr>
        <w:spacing w:after="120" w:line="240" w:lineRule="auto"/>
        <w:jc w:val="center"/>
        <w:rPr>
          <w:b/>
          <w:sz w:val="24"/>
          <w:szCs w:val="24"/>
          <w:lang w:val="en-GB"/>
        </w:rPr>
      </w:pPr>
      <w:r>
        <w:rPr>
          <w:b/>
          <w:sz w:val="24"/>
          <w:szCs w:val="24"/>
          <w:lang w:val="en-GB"/>
        </w:rPr>
        <w:lastRenderedPageBreak/>
        <w:t xml:space="preserve">Course Schedule for Obtaining the </w:t>
      </w:r>
    </w:p>
    <w:p w14:paraId="0D3330D2" w14:textId="77777777" w:rsidR="00E728C1" w:rsidRPr="00E728C1" w:rsidRDefault="00E728C1" w:rsidP="00E728C1">
      <w:pPr>
        <w:spacing w:after="120" w:line="240" w:lineRule="auto"/>
        <w:jc w:val="center"/>
        <w:rPr>
          <w:b/>
          <w:sz w:val="24"/>
          <w:szCs w:val="24"/>
          <w:lang w:val="en-GB"/>
        </w:rPr>
      </w:pPr>
      <w:r>
        <w:rPr>
          <w:b/>
          <w:sz w:val="24"/>
          <w:szCs w:val="24"/>
          <w:lang w:val="en-GB"/>
        </w:rPr>
        <w:t>International Sport Safety and Security Professional Certificate</w:t>
      </w:r>
    </w:p>
    <w:tbl>
      <w:tblPr>
        <w:tblStyle w:val="GridTable4-Accent5"/>
        <w:tblW w:w="0" w:type="auto"/>
        <w:jc w:val="center"/>
        <w:tblLook w:val="04A0" w:firstRow="1" w:lastRow="0" w:firstColumn="1" w:lastColumn="0" w:noHBand="0" w:noVBand="1"/>
      </w:tblPr>
      <w:tblGrid>
        <w:gridCol w:w="1885"/>
        <w:gridCol w:w="7086"/>
        <w:gridCol w:w="1701"/>
      </w:tblGrid>
      <w:tr w:rsidR="00051504" w:rsidRPr="00D01FEB" w14:paraId="3123006C" w14:textId="77777777" w:rsidTr="00E728C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85" w:type="dxa"/>
            <w:vAlign w:val="center"/>
          </w:tcPr>
          <w:p w14:paraId="7FE4B131" w14:textId="77777777" w:rsidR="00051504" w:rsidRPr="00D01FEB" w:rsidRDefault="00051504" w:rsidP="00C74BE6">
            <w:pPr>
              <w:jc w:val="center"/>
              <w:rPr>
                <w:sz w:val="24"/>
                <w:szCs w:val="24"/>
                <w:lang w:val="en-GB"/>
              </w:rPr>
            </w:pPr>
            <w:r>
              <w:rPr>
                <w:sz w:val="24"/>
                <w:szCs w:val="24"/>
                <w:lang w:val="en-GB"/>
              </w:rPr>
              <w:t>Projected Availability Date</w:t>
            </w:r>
          </w:p>
        </w:tc>
        <w:tc>
          <w:tcPr>
            <w:tcW w:w="6210" w:type="dxa"/>
            <w:vAlign w:val="center"/>
          </w:tcPr>
          <w:p w14:paraId="036E9AE4" w14:textId="77777777" w:rsidR="00051504" w:rsidRPr="00D01FEB" w:rsidRDefault="00051504" w:rsidP="00C74BE6">
            <w:pPr>
              <w:jc w:val="center"/>
              <w:cnfStyle w:val="100000000000" w:firstRow="1" w:lastRow="0" w:firstColumn="0" w:lastColumn="0" w:oddVBand="0" w:evenVBand="0" w:oddHBand="0" w:evenHBand="0" w:firstRowFirstColumn="0" w:firstRowLastColumn="0" w:lastRowFirstColumn="0" w:lastRowLastColumn="0"/>
              <w:rPr>
                <w:sz w:val="24"/>
                <w:szCs w:val="24"/>
                <w:lang w:val="en-GB"/>
              </w:rPr>
            </w:pPr>
            <w:r>
              <w:rPr>
                <w:sz w:val="24"/>
                <w:szCs w:val="24"/>
                <w:lang w:val="en-GB"/>
              </w:rPr>
              <w:t>Courses Available to INTERPOL Countries</w:t>
            </w:r>
          </w:p>
        </w:tc>
        <w:tc>
          <w:tcPr>
            <w:tcW w:w="1701" w:type="dxa"/>
            <w:vAlign w:val="center"/>
          </w:tcPr>
          <w:p w14:paraId="4538DA7E" w14:textId="77777777" w:rsidR="00051504" w:rsidRPr="00D01FEB" w:rsidRDefault="00051504" w:rsidP="00C74BE6">
            <w:pPr>
              <w:jc w:val="center"/>
              <w:cnfStyle w:val="100000000000" w:firstRow="1" w:lastRow="0" w:firstColumn="0" w:lastColumn="0" w:oddVBand="0" w:evenVBand="0" w:oddHBand="0" w:evenHBand="0" w:firstRowFirstColumn="0" w:firstRowLastColumn="0" w:lastRowFirstColumn="0" w:lastRowLastColumn="0"/>
              <w:rPr>
                <w:sz w:val="24"/>
                <w:szCs w:val="24"/>
                <w:lang w:val="en-GB"/>
              </w:rPr>
            </w:pPr>
            <w:r>
              <w:rPr>
                <w:sz w:val="24"/>
                <w:szCs w:val="24"/>
                <w:lang w:val="en-GB"/>
              </w:rPr>
              <w:t>Training Location</w:t>
            </w:r>
          </w:p>
        </w:tc>
      </w:tr>
      <w:tr w:rsidR="00051504" w14:paraId="0545A07F" w14:textId="77777777" w:rsidTr="00E728C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85" w:type="dxa"/>
            <w:vAlign w:val="center"/>
          </w:tcPr>
          <w:p w14:paraId="26D3F140" w14:textId="77777777" w:rsidR="00051504" w:rsidRPr="0075012F" w:rsidRDefault="00051504" w:rsidP="00C74BE6">
            <w:pPr>
              <w:spacing w:after="60"/>
              <w:rPr>
                <w:b w:val="0"/>
                <w:color w:val="002060"/>
                <w:szCs w:val="24"/>
                <w:lang w:val="en-GB"/>
              </w:rPr>
            </w:pPr>
            <w:r w:rsidRPr="0075012F">
              <w:rPr>
                <w:b w:val="0"/>
                <w:color w:val="002060"/>
                <w:szCs w:val="24"/>
                <w:lang w:val="en-GB"/>
              </w:rPr>
              <w:t>April 2018</w:t>
            </w:r>
          </w:p>
        </w:tc>
        <w:tc>
          <w:tcPr>
            <w:tcW w:w="6210" w:type="dxa"/>
            <w:vAlign w:val="center"/>
          </w:tcPr>
          <w:p w14:paraId="2BDAD8B4" w14:textId="77777777" w:rsidR="00051504" w:rsidRPr="0075012F" w:rsidRDefault="00051504" w:rsidP="00C74BE6">
            <w:pPr>
              <w:spacing w:after="60"/>
              <w:cnfStyle w:val="000000100000" w:firstRow="0" w:lastRow="0" w:firstColumn="0" w:lastColumn="0" w:oddVBand="0" w:evenVBand="0" w:oddHBand="1" w:evenHBand="0" w:firstRowFirstColumn="0" w:firstRowLastColumn="0" w:lastRowFirstColumn="0" w:lastRowLastColumn="0"/>
              <w:rPr>
                <w:b/>
                <w:color w:val="002060"/>
                <w:szCs w:val="24"/>
                <w:lang w:val="en-GB"/>
              </w:rPr>
            </w:pPr>
            <w:r w:rsidRPr="0075012F">
              <w:rPr>
                <w:color w:val="002060"/>
                <w:szCs w:val="24"/>
                <w:lang w:val="en-GB"/>
              </w:rPr>
              <w:t xml:space="preserve">First offering of </w:t>
            </w:r>
            <w:r w:rsidRPr="00F2747A">
              <w:rPr>
                <w:b/>
                <w:i/>
                <w:color w:val="002060"/>
                <w:szCs w:val="24"/>
                <w:lang w:val="en-GB"/>
              </w:rPr>
              <w:t>Risk Management Challenges for International Sporting Events Training Course</w:t>
            </w:r>
          </w:p>
        </w:tc>
        <w:tc>
          <w:tcPr>
            <w:tcW w:w="1701" w:type="dxa"/>
            <w:vAlign w:val="center"/>
          </w:tcPr>
          <w:p w14:paraId="05B82A91" w14:textId="77777777" w:rsidR="00051504" w:rsidRPr="0075012F" w:rsidRDefault="00051504" w:rsidP="00C74BE6">
            <w:pPr>
              <w:spacing w:after="60"/>
              <w:cnfStyle w:val="000000100000" w:firstRow="0" w:lastRow="0" w:firstColumn="0" w:lastColumn="0" w:oddVBand="0" w:evenVBand="0" w:oddHBand="1" w:evenHBand="0" w:firstRowFirstColumn="0" w:firstRowLastColumn="0" w:lastRowFirstColumn="0" w:lastRowLastColumn="0"/>
              <w:rPr>
                <w:b/>
                <w:color w:val="002060"/>
                <w:szCs w:val="24"/>
                <w:lang w:val="en-GB"/>
              </w:rPr>
            </w:pPr>
            <w:r w:rsidRPr="0075012F">
              <w:rPr>
                <w:color w:val="002060"/>
                <w:szCs w:val="24"/>
                <w:lang w:val="en-GB"/>
              </w:rPr>
              <w:t>Lyon, France</w:t>
            </w:r>
          </w:p>
        </w:tc>
      </w:tr>
      <w:tr w:rsidR="00051504" w14:paraId="72420DA9" w14:textId="77777777" w:rsidTr="00E728C1">
        <w:trPr>
          <w:jc w:val="center"/>
        </w:trPr>
        <w:tc>
          <w:tcPr>
            <w:cnfStyle w:val="001000000000" w:firstRow="0" w:lastRow="0" w:firstColumn="1" w:lastColumn="0" w:oddVBand="0" w:evenVBand="0" w:oddHBand="0" w:evenHBand="0" w:firstRowFirstColumn="0" w:firstRowLastColumn="0" w:lastRowFirstColumn="0" w:lastRowLastColumn="0"/>
            <w:tcW w:w="1885" w:type="dxa"/>
            <w:vAlign w:val="center"/>
          </w:tcPr>
          <w:p w14:paraId="5B2AD4DE" w14:textId="77777777" w:rsidR="00051504" w:rsidRPr="0075012F" w:rsidRDefault="00051504" w:rsidP="00C74BE6">
            <w:pPr>
              <w:spacing w:after="60"/>
              <w:rPr>
                <w:b w:val="0"/>
                <w:color w:val="002060"/>
                <w:szCs w:val="24"/>
                <w:lang w:val="en-GB"/>
              </w:rPr>
            </w:pPr>
            <w:r>
              <w:rPr>
                <w:b w:val="0"/>
                <w:color w:val="002060"/>
                <w:szCs w:val="24"/>
                <w:lang w:val="en-GB"/>
              </w:rPr>
              <w:t xml:space="preserve">Courses Available </w:t>
            </w:r>
            <w:r w:rsidRPr="0075012F">
              <w:rPr>
                <w:b w:val="0"/>
                <w:color w:val="002060"/>
                <w:szCs w:val="24"/>
                <w:lang w:val="en-GB"/>
              </w:rPr>
              <w:t>Summer 2018</w:t>
            </w:r>
          </w:p>
        </w:tc>
        <w:tc>
          <w:tcPr>
            <w:tcW w:w="6210" w:type="dxa"/>
            <w:vAlign w:val="center"/>
          </w:tcPr>
          <w:p w14:paraId="15353359" w14:textId="77777777" w:rsidR="00051504" w:rsidRPr="00F2747A" w:rsidRDefault="00051504" w:rsidP="00051504">
            <w:pPr>
              <w:pStyle w:val="ListParagraph"/>
              <w:numPr>
                <w:ilvl w:val="0"/>
                <w:numId w:val="3"/>
              </w:numPr>
              <w:spacing w:after="60"/>
              <w:ind w:left="254" w:hanging="270"/>
              <w:contextualSpacing w:val="0"/>
              <w:cnfStyle w:val="000000000000" w:firstRow="0" w:lastRow="0" w:firstColumn="0" w:lastColumn="0" w:oddVBand="0" w:evenVBand="0" w:oddHBand="0" w:evenHBand="0" w:firstRowFirstColumn="0" w:firstRowLastColumn="0" w:lastRowFirstColumn="0" w:lastRowLastColumn="0"/>
              <w:rPr>
                <w:b/>
                <w:i/>
                <w:color w:val="002060"/>
                <w:szCs w:val="24"/>
                <w:lang w:val="en-GB"/>
              </w:rPr>
            </w:pPr>
            <w:r w:rsidRPr="00F2747A">
              <w:rPr>
                <w:b/>
                <w:i/>
                <w:color w:val="002060"/>
                <w:szCs w:val="24"/>
                <w:lang w:val="en-GB"/>
              </w:rPr>
              <w:t xml:space="preserve">Sport Security Senior Management Training Course </w:t>
            </w:r>
          </w:p>
          <w:p w14:paraId="34FFA9FC" w14:textId="77777777" w:rsidR="00051504" w:rsidRPr="0075012F" w:rsidRDefault="00051504" w:rsidP="00051504">
            <w:pPr>
              <w:pStyle w:val="ListParagraph"/>
              <w:numPr>
                <w:ilvl w:val="0"/>
                <w:numId w:val="3"/>
              </w:numPr>
              <w:spacing w:after="60"/>
              <w:ind w:left="254" w:hanging="270"/>
              <w:contextualSpacing w:val="0"/>
              <w:cnfStyle w:val="000000000000" w:firstRow="0" w:lastRow="0" w:firstColumn="0" w:lastColumn="0" w:oddVBand="0" w:evenVBand="0" w:oddHBand="0" w:evenHBand="0" w:firstRowFirstColumn="0" w:firstRowLastColumn="0" w:lastRowFirstColumn="0" w:lastRowLastColumn="0"/>
              <w:rPr>
                <w:color w:val="002060"/>
                <w:szCs w:val="24"/>
                <w:lang w:val="en-GB"/>
              </w:rPr>
            </w:pPr>
            <w:r w:rsidRPr="00F2747A">
              <w:rPr>
                <w:b/>
                <w:i/>
                <w:color w:val="002060"/>
                <w:szCs w:val="24"/>
                <w:lang w:val="en-GB"/>
              </w:rPr>
              <w:t>Risk Management Challenges for International Sporting Events Training Course</w:t>
            </w:r>
          </w:p>
        </w:tc>
        <w:tc>
          <w:tcPr>
            <w:tcW w:w="1701" w:type="dxa"/>
            <w:vAlign w:val="center"/>
          </w:tcPr>
          <w:p w14:paraId="4F28FB6B" w14:textId="77777777" w:rsidR="00051504" w:rsidRPr="0075012F" w:rsidRDefault="00051504" w:rsidP="00C74BE6">
            <w:pPr>
              <w:spacing w:after="60"/>
              <w:cnfStyle w:val="000000000000" w:firstRow="0" w:lastRow="0" w:firstColumn="0" w:lastColumn="0" w:oddVBand="0" w:evenVBand="0" w:oddHBand="0" w:evenHBand="0" w:firstRowFirstColumn="0" w:firstRowLastColumn="0" w:lastRowFirstColumn="0" w:lastRowLastColumn="0"/>
              <w:rPr>
                <w:color w:val="002060"/>
                <w:szCs w:val="24"/>
                <w:lang w:val="en-GB"/>
              </w:rPr>
            </w:pPr>
            <w:r w:rsidRPr="0075012F">
              <w:rPr>
                <w:color w:val="002060"/>
                <w:szCs w:val="24"/>
                <w:lang w:val="en-GB"/>
              </w:rPr>
              <w:t>By Request</w:t>
            </w:r>
            <w:r>
              <w:rPr>
                <w:color w:val="002060"/>
                <w:szCs w:val="24"/>
                <w:lang w:val="en-GB"/>
              </w:rPr>
              <w:t xml:space="preserve"> to INTERPOL Project STADIA</w:t>
            </w:r>
          </w:p>
        </w:tc>
      </w:tr>
      <w:tr w:rsidR="00051504" w14:paraId="393A703B" w14:textId="77777777" w:rsidTr="00E728C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85" w:type="dxa"/>
            <w:vAlign w:val="center"/>
          </w:tcPr>
          <w:p w14:paraId="6B130BC5" w14:textId="77777777" w:rsidR="00051504" w:rsidRPr="0075012F" w:rsidRDefault="00051504" w:rsidP="00C74BE6">
            <w:pPr>
              <w:spacing w:after="60"/>
              <w:rPr>
                <w:b w:val="0"/>
                <w:color w:val="002060"/>
                <w:szCs w:val="24"/>
                <w:lang w:val="en-GB"/>
              </w:rPr>
            </w:pPr>
            <w:r w:rsidRPr="0075012F">
              <w:rPr>
                <w:b w:val="0"/>
                <w:color w:val="002060"/>
                <w:szCs w:val="24"/>
                <w:lang w:val="en-GB"/>
              </w:rPr>
              <w:t>September 2018</w:t>
            </w:r>
          </w:p>
        </w:tc>
        <w:tc>
          <w:tcPr>
            <w:tcW w:w="6210" w:type="dxa"/>
            <w:vAlign w:val="center"/>
          </w:tcPr>
          <w:p w14:paraId="54B77CAD" w14:textId="77777777" w:rsidR="00051504" w:rsidRPr="0075012F" w:rsidRDefault="00051504" w:rsidP="00C74BE6">
            <w:pPr>
              <w:spacing w:after="60"/>
              <w:cnfStyle w:val="000000100000" w:firstRow="0" w:lastRow="0" w:firstColumn="0" w:lastColumn="0" w:oddVBand="0" w:evenVBand="0" w:oddHBand="1" w:evenHBand="0" w:firstRowFirstColumn="0" w:firstRowLastColumn="0" w:lastRowFirstColumn="0" w:lastRowLastColumn="0"/>
              <w:rPr>
                <w:b/>
                <w:color w:val="002060"/>
                <w:szCs w:val="24"/>
                <w:lang w:val="en-GB"/>
              </w:rPr>
            </w:pPr>
            <w:r w:rsidRPr="0075012F">
              <w:rPr>
                <w:color w:val="002060"/>
                <w:szCs w:val="24"/>
                <w:lang w:val="en-GB"/>
              </w:rPr>
              <w:t xml:space="preserve">First offering of </w:t>
            </w:r>
            <w:r w:rsidRPr="00F2747A">
              <w:rPr>
                <w:b/>
                <w:i/>
                <w:color w:val="002060"/>
                <w:szCs w:val="24"/>
                <w:lang w:val="en-GB"/>
              </w:rPr>
              <w:t>Crowd Management for International Sporting Events Training Course</w:t>
            </w:r>
          </w:p>
        </w:tc>
        <w:tc>
          <w:tcPr>
            <w:tcW w:w="1701" w:type="dxa"/>
            <w:vAlign w:val="center"/>
          </w:tcPr>
          <w:p w14:paraId="1E36D948" w14:textId="77777777" w:rsidR="00051504" w:rsidRPr="0075012F" w:rsidRDefault="00051504" w:rsidP="00C74BE6">
            <w:pPr>
              <w:spacing w:after="60"/>
              <w:cnfStyle w:val="000000100000" w:firstRow="0" w:lastRow="0" w:firstColumn="0" w:lastColumn="0" w:oddVBand="0" w:evenVBand="0" w:oddHBand="1" w:evenHBand="0" w:firstRowFirstColumn="0" w:firstRowLastColumn="0" w:lastRowFirstColumn="0" w:lastRowLastColumn="0"/>
              <w:rPr>
                <w:b/>
                <w:color w:val="002060"/>
                <w:szCs w:val="24"/>
                <w:lang w:val="en-GB"/>
              </w:rPr>
            </w:pPr>
            <w:r w:rsidRPr="0075012F">
              <w:rPr>
                <w:color w:val="002060"/>
                <w:szCs w:val="24"/>
                <w:lang w:val="en-GB"/>
              </w:rPr>
              <w:t>Lyon, France</w:t>
            </w:r>
          </w:p>
        </w:tc>
      </w:tr>
      <w:tr w:rsidR="00051504" w14:paraId="5F9D41B5" w14:textId="77777777" w:rsidTr="00E728C1">
        <w:trPr>
          <w:jc w:val="center"/>
        </w:trPr>
        <w:tc>
          <w:tcPr>
            <w:cnfStyle w:val="001000000000" w:firstRow="0" w:lastRow="0" w:firstColumn="1" w:lastColumn="0" w:oddVBand="0" w:evenVBand="0" w:oddHBand="0" w:evenHBand="0" w:firstRowFirstColumn="0" w:firstRowLastColumn="0" w:lastRowFirstColumn="0" w:lastRowLastColumn="0"/>
            <w:tcW w:w="1885" w:type="dxa"/>
            <w:vAlign w:val="center"/>
          </w:tcPr>
          <w:p w14:paraId="11F04F71" w14:textId="77777777" w:rsidR="00051504" w:rsidRPr="0075012F" w:rsidRDefault="00051504" w:rsidP="00C74BE6">
            <w:pPr>
              <w:spacing w:after="60"/>
              <w:rPr>
                <w:b w:val="0"/>
                <w:color w:val="002060"/>
                <w:szCs w:val="24"/>
                <w:lang w:val="en-GB"/>
              </w:rPr>
            </w:pPr>
            <w:r w:rsidRPr="0075012F">
              <w:rPr>
                <w:b w:val="0"/>
                <w:color w:val="002060"/>
                <w:szCs w:val="24"/>
                <w:lang w:val="en-GB"/>
              </w:rPr>
              <w:t>April 2019</w:t>
            </w:r>
          </w:p>
        </w:tc>
        <w:tc>
          <w:tcPr>
            <w:tcW w:w="6210" w:type="dxa"/>
            <w:vAlign w:val="center"/>
          </w:tcPr>
          <w:p w14:paraId="4B246AE1" w14:textId="77777777" w:rsidR="00051504" w:rsidRPr="0075012F" w:rsidRDefault="00051504" w:rsidP="00C74BE6">
            <w:pPr>
              <w:spacing w:after="60"/>
              <w:cnfStyle w:val="000000000000" w:firstRow="0" w:lastRow="0" w:firstColumn="0" w:lastColumn="0" w:oddVBand="0" w:evenVBand="0" w:oddHBand="0" w:evenHBand="0" w:firstRowFirstColumn="0" w:firstRowLastColumn="0" w:lastRowFirstColumn="0" w:lastRowLastColumn="0"/>
              <w:rPr>
                <w:b/>
                <w:color w:val="002060"/>
                <w:szCs w:val="24"/>
                <w:lang w:val="en-GB"/>
              </w:rPr>
            </w:pPr>
            <w:r w:rsidRPr="0075012F">
              <w:rPr>
                <w:color w:val="002060"/>
                <w:szCs w:val="24"/>
                <w:lang w:val="en-GB"/>
              </w:rPr>
              <w:t xml:space="preserve">First offering of </w:t>
            </w:r>
            <w:r w:rsidRPr="00F2747A">
              <w:rPr>
                <w:b/>
                <w:i/>
                <w:color w:val="002060"/>
                <w:szCs w:val="24"/>
                <w:lang w:val="en-GB"/>
              </w:rPr>
              <w:t>Evacuation Challenges for International Sporting Events Training Course</w:t>
            </w:r>
          </w:p>
        </w:tc>
        <w:tc>
          <w:tcPr>
            <w:tcW w:w="1701" w:type="dxa"/>
            <w:vAlign w:val="center"/>
          </w:tcPr>
          <w:p w14:paraId="4F2528DB" w14:textId="77777777" w:rsidR="00051504" w:rsidRPr="0075012F" w:rsidRDefault="00051504" w:rsidP="00C74BE6">
            <w:pPr>
              <w:spacing w:after="60"/>
              <w:cnfStyle w:val="000000000000" w:firstRow="0" w:lastRow="0" w:firstColumn="0" w:lastColumn="0" w:oddVBand="0" w:evenVBand="0" w:oddHBand="0" w:evenHBand="0" w:firstRowFirstColumn="0" w:firstRowLastColumn="0" w:lastRowFirstColumn="0" w:lastRowLastColumn="0"/>
              <w:rPr>
                <w:b/>
                <w:color w:val="002060"/>
                <w:szCs w:val="24"/>
                <w:lang w:val="en-GB"/>
              </w:rPr>
            </w:pPr>
            <w:r w:rsidRPr="0075012F">
              <w:rPr>
                <w:color w:val="002060"/>
                <w:szCs w:val="24"/>
                <w:lang w:val="en-GB"/>
              </w:rPr>
              <w:t>Lyon, France</w:t>
            </w:r>
          </w:p>
        </w:tc>
      </w:tr>
      <w:tr w:rsidR="00051504" w14:paraId="3E63E316" w14:textId="77777777" w:rsidTr="00E728C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85" w:type="dxa"/>
            <w:vAlign w:val="center"/>
          </w:tcPr>
          <w:p w14:paraId="2EEEA907" w14:textId="77777777" w:rsidR="00051504" w:rsidRPr="0075012F" w:rsidRDefault="00051504" w:rsidP="00C74BE6">
            <w:pPr>
              <w:spacing w:after="60"/>
              <w:rPr>
                <w:b w:val="0"/>
                <w:color w:val="002060"/>
                <w:szCs w:val="24"/>
                <w:lang w:val="en-GB"/>
              </w:rPr>
            </w:pPr>
            <w:r>
              <w:rPr>
                <w:b w:val="0"/>
                <w:color w:val="002060"/>
                <w:szCs w:val="24"/>
                <w:lang w:val="en-GB"/>
              </w:rPr>
              <w:t xml:space="preserve">Courses Available </w:t>
            </w:r>
            <w:r w:rsidRPr="0075012F">
              <w:rPr>
                <w:b w:val="0"/>
                <w:color w:val="002060"/>
                <w:szCs w:val="24"/>
                <w:lang w:val="en-GB"/>
              </w:rPr>
              <w:t>Summer 2019</w:t>
            </w:r>
          </w:p>
        </w:tc>
        <w:tc>
          <w:tcPr>
            <w:tcW w:w="6210" w:type="dxa"/>
            <w:vAlign w:val="center"/>
          </w:tcPr>
          <w:p w14:paraId="14D73714" w14:textId="77777777" w:rsidR="00051504" w:rsidRPr="00F2747A" w:rsidRDefault="00051504" w:rsidP="00051504">
            <w:pPr>
              <w:pStyle w:val="ListParagraph"/>
              <w:numPr>
                <w:ilvl w:val="0"/>
                <w:numId w:val="2"/>
              </w:numPr>
              <w:spacing w:after="60"/>
              <w:ind w:left="254" w:hanging="270"/>
              <w:contextualSpacing w:val="0"/>
              <w:cnfStyle w:val="000000100000" w:firstRow="0" w:lastRow="0" w:firstColumn="0" w:lastColumn="0" w:oddVBand="0" w:evenVBand="0" w:oddHBand="1" w:evenHBand="0" w:firstRowFirstColumn="0" w:firstRowLastColumn="0" w:lastRowFirstColumn="0" w:lastRowLastColumn="0"/>
              <w:rPr>
                <w:b/>
                <w:i/>
                <w:color w:val="002060"/>
                <w:szCs w:val="24"/>
                <w:lang w:val="en-GB"/>
              </w:rPr>
            </w:pPr>
            <w:r w:rsidRPr="00F2747A">
              <w:rPr>
                <w:b/>
                <w:i/>
                <w:color w:val="002060"/>
                <w:szCs w:val="24"/>
                <w:lang w:val="en-GB"/>
              </w:rPr>
              <w:t xml:space="preserve">Sport Security Senior Management Training Course </w:t>
            </w:r>
          </w:p>
          <w:p w14:paraId="1F68C353" w14:textId="77777777" w:rsidR="00051504" w:rsidRPr="00F2747A" w:rsidRDefault="00051504" w:rsidP="00051504">
            <w:pPr>
              <w:pStyle w:val="ListParagraph"/>
              <w:numPr>
                <w:ilvl w:val="0"/>
                <w:numId w:val="2"/>
              </w:numPr>
              <w:spacing w:after="60"/>
              <w:ind w:left="254" w:hanging="270"/>
              <w:contextualSpacing w:val="0"/>
              <w:cnfStyle w:val="000000100000" w:firstRow="0" w:lastRow="0" w:firstColumn="0" w:lastColumn="0" w:oddVBand="0" w:evenVBand="0" w:oddHBand="1" w:evenHBand="0" w:firstRowFirstColumn="0" w:firstRowLastColumn="0" w:lastRowFirstColumn="0" w:lastRowLastColumn="0"/>
              <w:rPr>
                <w:b/>
                <w:i/>
                <w:color w:val="002060"/>
                <w:szCs w:val="24"/>
                <w:lang w:val="en-GB"/>
              </w:rPr>
            </w:pPr>
            <w:r w:rsidRPr="00F2747A">
              <w:rPr>
                <w:b/>
                <w:i/>
                <w:color w:val="002060"/>
                <w:szCs w:val="24"/>
                <w:lang w:val="en-GB"/>
              </w:rPr>
              <w:t>Risk Management Challenges for International Sporting Events</w:t>
            </w:r>
          </w:p>
          <w:p w14:paraId="1119FE74" w14:textId="77777777" w:rsidR="00051504" w:rsidRPr="00F2747A" w:rsidRDefault="00051504" w:rsidP="00051504">
            <w:pPr>
              <w:pStyle w:val="ListParagraph"/>
              <w:numPr>
                <w:ilvl w:val="0"/>
                <w:numId w:val="2"/>
              </w:numPr>
              <w:spacing w:after="60"/>
              <w:ind w:left="254" w:hanging="270"/>
              <w:contextualSpacing w:val="0"/>
              <w:cnfStyle w:val="000000100000" w:firstRow="0" w:lastRow="0" w:firstColumn="0" w:lastColumn="0" w:oddVBand="0" w:evenVBand="0" w:oddHBand="1" w:evenHBand="0" w:firstRowFirstColumn="0" w:firstRowLastColumn="0" w:lastRowFirstColumn="0" w:lastRowLastColumn="0"/>
              <w:rPr>
                <w:b/>
                <w:i/>
                <w:color w:val="002060"/>
                <w:szCs w:val="24"/>
                <w:lang w:val="en-GB"/>
              </w:rPr>
            </w:pPr>
            <w:r w:rsidRPr="00F2747A">
              <w:rPr>
                <w:b/>
                <w:i/>
                <w:color w:val="002060"/>
                <w:szCs w:val="24"/>
                <w:lang w:val="en-GB"/>
              </w:rPr>
              <w:t>Crowd Management for International Sporting Events</w:t>
            </w:r>
          </w:p>
          <w:p w14:paraId="2D435D91" w14:textId="77777777" w:rsidR="00051504" w:rsidRPr="00F2747A" w:rsidRDefault="00051504" w:rsidP="00051504">
            <w:pPr>
              <w:pStyle w:val="ListParagraph"/>
              <w:numPr>
                <w:ilvl w:val="0"/>
                <w:numId w:val="2"/>
              </w:numPr>
              <w:spacing w:after="60"/>
              <w:ind w:left="254" w:hanging="270"/>
              <w:contextualSpacing w:val="0"/>
              <w:cnfStyle w:val="000000100000" w:firstRow="0" w:lastRow="0" w:firstColumn="0" w:lastColumn="0" w:oddVBand="0" w:evenVBand="0" w:oddHBand="1" w:evenHBand="0" w:firstRowFirstColumn="0" w:firstRowLastColumn="0" w:lastRowFirstColumn="0" w:lastRowLastColumn="0"/>
              <w:rPr>
                <w:b/>
                <w:color w:val="002060"/>
                <w:szCs w:val="24"/>
                <w:lang w:val="en-GB"/>
              </w:rPr>
            </w:pPr>
            <w:r w:rsidRPr="00F2747A">
              <w:rPr>
                <w:b/>
                <w:i/>
                <w:color w:val="002060"/>
                <w:szCs w:val="24"/>
                <w:lang w:val="en-GB"/>
              </w:rPr>
              <w:t>Evacuation Challenges for International Sporting Events</w:t>
            </w:r>
          </w:p>
        </w:tc>
        <w:tc>
          <w:tcPr>
            <w:tcW w:w="1701" w:type="dxa"/>
            <w:vAlign w:val="center"/>
          </w:tcPr>
          <w:p w14:paraId="0C694AB6" w14:textId="77777777" w:rsidR="00051504" w:rsidRPr="0075012F" w:rsidRDefault="00051504" w:rsidP="00C74BE6">
            <w:pPr>
              <w:spacing w:after="60"/>
              <w:cnfStyle w:val="000000100000" w:firstRow="0" w:lastRow="0" w:firstColumn="0" w:lastColumn="0" w:oddVBand="0" w:evenVBand="0" w:oddHBand="1" w:evenHBand="0" w:firstRowFirstColumn="0" w:firstRowLastColumn="0" w:lastRowFirstColumn="0" w:lastRowLastColumn="0"/>
              <w:rPr>
                <w:color w:val="002060"/>
                <w:szCs w:val="24"/>
                <w:lang w:val="en-GB"/>
              </w:rPr>
            </w:pPr>
            <w:r w:rsidRPr="0075012F">
              <w:rPr>
                <w:color w:val="002060"/>
                <w:szCs w:val="24"/>
                <w:lang w:val="en-GB"/>
              </w:rPr>
              <w:t>By Request</w:t>
            </w:r>
            <w:r>
              <w:rPr>
                <w:color w:val="002060"/>
                <w:szCs w:val="24"/>
                <w:lang w:val="en-GB"/>
              </w:rPr>
              <w:t xml:space="preserve"> to INTERPOL Project STADIA</w:t>
            </w:r>
          </w:p>
        </w:tc>
      </w:tr>
      <w:tr w:rsidR="00051504" w14:paraId="5308DEB1" w14:textId="77777777" w:rsidTr="00E728C1">
        <w:trPr>
          <w:jc w:val="center"/>
        </w:trPr>
        <w:tc>
          <w:tcPr>
            <w:cnfStyle w:val="001000000000" w:firstRow="0" w:lastRow="0" w:firstColumn="1" w:lastColumn="0" w:oddVBand="0" w:evenVBand="0" w:oddHBand="0" w:evenHBand="0" w:firstRowFirstColumn="0" w:firstRowLastColumn="0" w:lastRowFirstColumn="0" w:lastRowLastColumn="0"/>
            <w:tcW w:w="1885" w:type="dxa"/>
            <w:vAlign w:val="center"/>
          </w:tcPr>
          <w:p w14:paraId="190B9AF6" w14:textId="77777777" w:rsidR="00051504" w:rsidRPr="0075012F" w:rsidRDefault="00051504" w:rsidP="00C74BE6">
            <w:pPr>
              <w:spacing w:after="60"/>
              <w:rPr>
                <w:b w:val="0"/>
                <w:color w:val="002060"/>
                <w:szCs w:val="24"/>
                <w:lang w:val="en-GB"/>
              </w:rPr>
            </w:pPr>
            <w:r w:rsidRPr="0075012F">
              <w:rPr>
                <w:b w:val="0"/>
                <w:color w:val="002060"/>
                <w:szCs w:val="24"/>
                <w:lang w:val="en-GB"/>
              </w:rPr>
              <w:t>September 2019</w:t>
            </w:r>
          </w:p>
        </w:tc>
        <w:tc>
          <w:tcPr>
            <w:tcW w:w="6210" w:type="dxa"/>
            <w:vAlign w:val="center"/>
          </w:tcPr>
          <w:p w14:paraId="6D448C48" w14:textId="77777777" w:rsidR="00051504" w:rsidRPr="0075012F" w:rsidRDefault="00051504" w:rsidP="00C74BE6">
            <w:pPr>
              <w:spacing w:after="60"/>
              <w:cnfStyle w:val="000000000000" w:firstRow="0" w:lastRow="0" w:firstColumn="0" w:lastColumn="0" w:oddVBand="0" w:evenVBand="0" w:oddHBand="0" w:evenHBand="0" w:firstRowFirstColumn="0" w:firstRowLastColumn="0" w:lastRowFirstColumn="0" w:lastRowLastColumn="0"/>
              <w:rPr>
                <w:b/>
                <w:color w:val="002060"/>
                <w:szCs w:val="24"/>
                <w:lang w:val="en-GB"/>
              </w:rPr>
            </w:pPr>
            <w:r w:rsidRPr="0075012F">
              <w:rPr>
                <w:color w:val="002060"/>
                <w:szCs w:val="24"/>
                <w:lang w:val="en-GB"/>
              </w:rPr>
              <w:t xml:space="preserve">First offering of the </w:t>
            </w:r>
            <w:r w:rsidRPr="00F2747A">
              <w:rPr>
                <w:b/>
                <w:i/>
                <w:color w:val="002060"/>
                <w:szCs w:val="24"/>
                <w:lang w:val="en-GB"/>
              </w:rPr>
              <w:t>Incident Management for International Sporting Events Training Course</w:t>
            </w:r>
          </w:p>
        </w:tc>
        <w:tc>
          <w:tcPr>
            <w:tcW w:w="1701" w:type="dxa"/>
            <w:vAlign w:val="center"/>
          </w:tcPr>
          <w:p w14:paraId="79C699D8" w14:textId="77777777" w:rsidR="00051504" w:rsidRPr="0075012F" w:rsidRDefault="00051504" w:rsidP="00C74BE6">
            <w:pPr>
              <w:spacing w:after="60"/>
              <w:cnfStyle w:val="000000000000" w:firstRow="0" w:lastRow="0" w:firstColumn="0" w:lastColumn="0" w:oddVBand="0" w:evenVBand="0" w:oddHBand="0" w:evenHBand="0" w:firstRowFirstColumn="0" w:firstRowLastColumn="0" w:lastRowFirstColumn="0" w:lastRowLastColumn="0"/>
              <w:rPr>
                <w:b/>
                <w:color w:val="002060"/>
                <w:szCs w:val="24"/>
                <w:lang w:val="en-GB"/>
              </w:rPr>
            </w:pPr>
            <w:r w:rsidRPr="0075012F">
              <w:rPr>
                <w:color w:val="002060"/>
                <w:szCs w:val="24"/>
                <w:lang w:val="en-GB"/>
              </w:rPr>
              <w:t>Lyon, France</w:t>
            </w:r>
          </w:p>
        </w:tc>
      </w:tr>
      <w:tr w:rsidR="00051504" w14:paraId="338E3301" w14:textId="77777777" w:rsidTr="00E728C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85" w:type="dxa"/>
            <w:vAlign w:val="center"/>
          </w:tcPr>
          <w:p w14:paraId="16540372" w14:textId="77777777" w:rsidR="00051504" w:rsidRPr="0075012F" w:rsidRDefault="00051504" w:rsidP="00C74BE6">
            <w:pPr>
              <w:spacing w:after="60"/>
              <w:rPr>
                <w:b w:val="0"/>
                <w:color w:val="002060"/>
                <w:szCs w:val="24"/>
                <w:lang w:val="en-GB"/>
              </w:rPr>
            </w:pPr>
            <w:r w:rsidRPr="0075012F">
              <w:rPr>
                <w:b w:val="0"/>
                <w:color w:val="002060"/>
                <w:szCs w:val="24"/>
                <w:lang w:val="en-GB"/>
              </w:rPr>
              <w:t>April 2020</w:t>
            </w:r>
          </w:p>
        </w:tc>
        <w:tc>
          <w:tcPr>
            <w:tcW w:w="6210" w:type="dxa"/>
            <w:vAlign w:val="center"/>
          </w:tcPr>
          <w:p w14:paraId="3014E968" w14:textId="77777777" w:rsidR="00051504" w:rsidRPr="0075012F" w:rsidRDefault="00051504" w:rsidP="00C74BE6">
            <w:pPr>
              <w:spacing w:after="60"/>
              <w:cnfStyle w:val="000000100000" w:firstRow="0" w:lastRow="0" w:firstColumn="0" w:lastColumn="0" w:oddVBand="0" w:evenVBand="0" w:oddHBand="1" w:evenHBand="0" w:firstRowFirstColumn="0" w:firstRowLastColumn="0" w:lastRowFirstColumn="0" w:lastRowLastColumn="0"/>
              <w:rPr>
                <w:b/>
                <w:color w:val="002060"/>
                <w:szCs w:val="24"/>
                <w:lang w:val="en-GB"/>
              </w:rPr>
            </w:pPr>
            <w:r w:rsidRPr="0075012F">
              <w:rPr>
                <w:color w:val="002060"/>
                <w:szCs w:val="24"/>
                <w:lang w:val="en-GB"/>
              </w:rPr>
              <w:t xml:space="preserve">First offering of the </w:t>
            </w:r>
            <w:r w:rsidRPr="00F2747A">
              <w:rPr>
                <w:b/>
                <w:i/>
                <w:color w:val="002060"/>
                <w:szCs w:val="24"/>
                <w:lang w:val="en-GB"/>
              </w:rPr>
              <w:t>International Sporting Events: Safety and Security Case Management Training Course</w:t>
            </w:r>
          </w:p>
        </w:tc>
        <w:tc>
          <w:tcPr>
            <w:tcW w:w="1701" w:type="dxa"/>
            <w:vAlign w:val="center"/>
          </w:tcPr>
          <w:p w14:paraId="2D4B0F14" w14:textId="77777777" w:rsidR="00051504" w:rsidRPr="0075012F" w:rsidRDefault="00051504" w:rsidP="00C74BE6">
            <w:pPr>
              <w:spacing w:after="60"/>
              <w:cnfStyle w:val="000000100000" w:firstRow="0" w:lastRow="0" w:firstColumn="0" w:lastColumn="0" w:oddVBand="0" w:evenVBand="0" w:oddHBand="1" w:evenHBand="0" w:firstRowFirstColumn="0" w:firstRowLastColumn="0" w:lastRowFirstColumn="0" w:lastRowLastColumn="0"/>
              <w:rPr>
                <w:b/>
                <w:color w:val="002060"/>
                <w:szCs w:val="24"/>
                <w:lang w:val="en-GB"/>
              </w:rPr>
            </w:pPr>
            <w:r w:rsidRPr="0075012F">
              <w:rPr>
                <w:color w:val="002060"/>
                <w:szCs w:val="24"/>
                <w:lang w:val="en-GB"/>
              </w:rPr>
              <w:t>Lyon, France</w:t>
            </w:r>
          </w:p>
        </w:tc>
      </w:tr>
      <w:tr w:rsidR="00051504" w14:paraId="648B38DE" w14:textId="77777777" w:rsidTr="00E728C1">
        <w:trPr>
          <w:jc w:val="center"/>
        </w:trPr>
        <w:tc>
          <w:tcPr>
            <w:cnfStyle w:val="001000000000" w:firstRow="0" w:lastRow="0" w:firstColumn="1" w:lastColumn="0" w:oddVBand="0" w:evenVBand="0" w:oddHBand="0" w:evenHBand="0" w:firstRowFirstColumn="0" w:firstRowLastColumn="0" w:lastRowFirstColumn="0" w:lastRowLastColumn="0"/>
            <w:tcW w:w="1885" w:type="dxa"/>
            <w:vAlign w:val="center"/>
          </w:tcPr>
          <w:p w14:paraId="714784CD" w14:textId="77777777" w:rsidR="00051504" w:rsidRPr="0075012F" w:rsidRDefault="00051504" w:rsidP="00C74BE6">
            <w:pPr>
              <w:spacing w:after="60"/>
              <w:rPr>
                <w:b w:val="0"/>
                <w:color w:val="002060"/>
                <w:szCs w:val="24"/>
                <w:lang w:val="en-GB"/>
              </w:rPr>
            </w:pPr>
            <w:r>
              <w:rPr>
                <w:b w:val="0"/>
                <w:color w:val="002060"/>
                <w:szCs w:val="24"/>
                <w:lang w:val="en-GB"/>
              </w:rPr>
              <w:t xml:space="preserve">Courses Available </w:t>
            </w:r>
            <w:r w:rsidRPr="0075012F">
              <w:rPr>
                <w:b w:val="0"/>
                <w:color w:val="002060"/>
                <w:szCs w:val="24"/>
                <w:lang w:val="en-GB"/>
              </w:rPr>
              <w:t>Summer 2020</w:t>
            </w:r>
          </w:p>
        </w:tc>
        <w:tc>
          <w:tcPr>
            <w:tcW w:w="6210" w:type="dxa"/>
            <w:vAlign w:val="center"/>
          </w:tcPr>
          <w:p w14:paraId="5FBEABB3" w14:textId="77777777" w:rsidR="00051504" w:rsidRPr="0075012F" w:rsidRDefault="0038747A" w:rsidP="00051504">
            <w:pPr>
              <w:pStyle w:val="ListParagraph"/>
              <w:numPr>
                <w:ilvl w:val="0"/>
                <w:numId w:val="4"/>
              </w:numPr>
              <w:spacing w:after="60"/>
              <w:ind w:left="254" w:hanging="270"/>
              <w:contextualSpacing w:val="0"/>
              <w:cnfStyle w:val="000000000000" w:firstRow="0" w:lastRow="0" w:firstColumn="0" w:lastColumn="0" w:oddVBand="0" w:evenVBand="0" w:oddHBand="0" w:evenHBand="0" w:firstRowFirstColumn="0" w:firstRowLastColumn="0" w:lastRowFirstColumn="0" w:lastRowLastColumn="0"/>
              <w:rPr>
                <w:b/>
                <w:color w:val="002060"/>
                <w:szCs w:val="24"/>
                <w:lang w:val="en-GB"/>
              </w:rPr>
            </w:pPr>
            <w:r>
              <w:rPr>
                <w:noProof/>
              </w:rPr>
              <mc:AlternateContent>
                <mc:Choice Requires="wps">
                  <w:drawing>
                    <wp:anchor distT="0" distB="0" distL="114300" distR="114300" simplePos="0" relativeHeight="251659264" behindDoc="0" locked="0" layoutInCell="1" allowOverlap="1" wp14:anchorId="6D3FE06E" wp14:editId="4691DCB0">
                      <wp:simplePos x="0" y="0"/>
                      <wp:positionH relativeFrom="column">
                        <wp:posOffset>0</wp:posOffset>
                      </wp:positionH>
                      <wp:positionV relativeFrom="paragraph">
                        <wp:posOffset>0</wp:posOffset>
                      </wp:positionV>
                      <wp:extent cx="1828800" cy="1828800"/>
                      <wp:effectExtent l="0" t="0" r="0" b="0"/>
                      <wp:wrapSquare wrapText="bothSides"/>
                      <wp:docPr id="6" name="Text Box 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14:paraId="3B8287DE" w14:textId="77777777" w:rsidR="0038747A" w:rsidRPr="00F2747A" w:rsidRDefault="0038747A" w:rsidP="00051504">
                                  <w:pPr>
                                    <w:pStyle w:val="ListParagraph"/>
                                    <w:numPr>
                                      <w:ilvl w:val="0"/>
                                      <w:numId w:val="4"/>
                                    </w:numPr>
                                    <w:spacing w:after="60" w:line="240" w:lineRule="auto"/>
                                    <w:ind w:left="254" w:hanging="270"/>
                                    <w:contextualSpacing w:val="0"/>
                                    <w:rPr>
                                      <w:b/>
                                      <w:i/>
                                      <w:color w:val="002060"/>
                                      <w:szCs w:val="24"/>
                                      <w:lang w:val="en-GB"/>
                                    </w:rPr>
                                  </w:pPr>
                                  <w:r w:rsidRPr="00F2747A">
                                    <w:rPr>
                                      <w:b/>
                                      <w:i/>
                                      <w:color w:val="002060"/>
                                      <w:szCs w:val="24"/>
                                      <w:lang w:val="en-GB"/>
                                    </w:rPr>
                                    <w:t>Sport Security Senior Management Training Course</w:t>
                                  </w:r>
                                </w:p>
                                <w:p w14:paraId="19A332EE" w14:textId="77777777" w:rsidR="0038747A" w:rsidRPr="00F2747A" w:rsidRDefault="0038747A" w:rsidP="00051504">
                                  <w:pPr>
                                    <w:pStyle w:val="ListParagraph"/>
                                    <w:numPr>
                                      <w:ilvl w:val="0"/>
                                      <w:numId w:val="4"/>
                                    </w:numPr>
                                    <w:spacing w:after="60" w:line="240" w:lineRule="auto"/>
                                    <w:ind w:left="254" w:hanging="270"/>
                                    <w:contextualSpacing w:val="0"/>
                                    <w:rPr>
                                      <w:b/>
                                      <w:i/>
                                      <w:color w:val="002060"/>
                                      <w:szCs w:val="24"/>
                                      <w:lang w:val="en-GB"/>
                                    </w:rPr>
                                  </w:pPr>
                                  <w:r w:rsidRPr="00F2747A">
                                    <w:rPr>
                                      <w:b/>
                                      <w:i/>
                                      <w:color w:val="002060"/>
                                      <w:szCs w:val="24"/>
                                      <w:lang w:val="en-GB"/>
                                    </w:rPr>
                                    <w:t>Risk Management Challenges for International Sporting Events</w:t>
                                  </w:r>
                                </w:p>
                                <w:p w14:paraId="24E5A1CA" w14:textId="77777777" w:rsidR="0038747A" w:rsidRPr="00F2747A" w:rsidRDefault="0038747A" w:rsidP="00051504">
                                  <w:pPr>
                                    <w:pStyle w:val="ListParagraph"/>
                                    <w:numPr>
                                      <w:ilvl w:val="0"/>
                                      <w:numId w:val="4"/>
                                    </w:numPr>
                                    <w:spacing w:after="60" w:line="240" w:lineRule="auto"/>
                                    <w:ind w:left="254" w:hanging="270"/>
                                    <w:contextualSpacing w:val="0"/>
                                    <w:rPr>
                                      <w:b/>
                                      <w:i/>
                                      <w:color w:val="002060"/>
                                      <w:szCs w:val="24"/>
                                      <w:lang w:val="en-GB"/>
                                    </w:rPr>
                                  </w:pPr>
                                  <w:r w:rsidRPr="00F2747A">
                                    <w:rPr>
                                      <w:b/>
                                      <w:i/>
                                      <w:color w:val="002060"/>
                                      <w:szCs w:val="24"/>
                                      <w:lang w:val="en-GB"/>
                                    </w:rPr>
                                    <w:t>Crowd Management for International Sporting Events</w:t>
                                  </w:r>
                                </w:p>
                                <w:p w14:paraId="187C873F" w14:textId="77777777" w:rsidR="0038747A" w:rsidRPr="00F2747A" w:rsidRDefault="0038747A" w:rsidP="00051504">
                                  <w:pPr>
                                    <w:pStyle w:val="ListParagraph"/>
                                    <w:numPr>
                                      <w:ilvl w:val="0"/>
                                      <w:numId w:val="4"/>
                                    </w:numPr>
                                    <w:spacing w:after="60" w:line="240" w:lineRule="auto"/>
                                    <w:ind w:left="254" w:hanging="270"/>
                                    <w:contextualSpacing w:val="0"/>
                                    <w:rPr>
                                      <w:b/>
                                      <w:i/>
                                      <w:color w:val="002060"/>
                                      <w:szCs w:val="24"/>
                                      <w:lang w:val="en-GB"/>
                                    </w:rPr>
                                  </w:pPr>
                                  <w:r w:rsidRPr="00F2747A">
                                    <w:rPr>
                                      <w:b/>
                                      <w:i/>
                                      <w:color w:val="002060"/>
                                      <w:szCs w:val="24"/>
                                      <w:lang w:val="en-GB"/>
                                    </w:rPr>
                                    <w:t>Evacuation Challenges for International Sporting Events</w:t>
                                  </w:r>
                                </w:p>
                                <w:p w14:paraId="7C5D2C96" w14:textId="77777777" w:rsidR="0038747A" w:rsidRPr="00F2747A" w:rsidRDefault="0038747A" w:rsidP="00051504">
                                  <w:pPr>
                                    <w:pStyle w:val="ListParagraph"/>
                                    <w:numPr>
                                      <w:ilvl w:val="0"/>
                                      <w:numId w:val="4"/>
                                    </w:numPr>
                                    <w:spacing w:after="60" w:line="240" w:lineRule="auto"/>
                                    <w:ind w:left="254" w:hanging="270"/>
                                    <w:contextualSpacing w:val="0"/>
                                    <w:rPr>
                                      <w:b/>
                                      <w:i/>
                                      <w:color w:val="002060"/>
                                      <w:szCs w:val="24"/>
                                      <w:lang w:val="en-GB"/>
                                    </w:rPr>
                                  </w:pPr>
                                  <w:r w:rsidRPr="00F2747A">
                                    <w:rPr>
                                      <w:b/>
                                      <w:i/>
                                      <w:color w:val="002060"/>
                                      <w:szCs w:val="24"/>
                                      <w:lang w:val="en-GB"/>
                                    </w:rPr>
                                    <w:t>Incident Management for International Sporting Events</w:t>
                                  </w:r>
                                </w:p>
                                <w:p w14:paraId="1D84793F" w14:textId="77777777" w:rsidR="0038747A" w:rsidRPr="00F85938" w:rsidRDefault="0038747A" w:rsidP="00F85938">
                                  <w:pPr>
                                    <w:pStyle w:val="ListParagraph"/>
                                    <w:numPr>
                                      <w:ilvl w:val="0"/>
                                      <w:numId w:val="4"/>
                                    </w:numPr>
                                    <w:spacing w:after="60" w:line="240" w:lineRule="auto"/>
                                    <w:ind w:left="254" w:hanging="270"/>
                                    <w:rPr>
                                      <w:b/>
                                      <w:i/>
                                      <w:color w:val="002060"/>
                                      <w:szCs w:val="24"/>
                                      <w:lang w:val="en-GB"/>
                                    </w:rPr>
                                  </w:pPr>
                                  <w:r w:rsidRPr="00F2747A">
                                    <w:rPr>
                                      <w:b/>
                                      <w:i/>
                                      <w:color w:val="002060"/>
                                      <w:szCs w:val="24"/>
                                      <w:lang w:val="en-GB"/>
                                    </w:rPr>
                                    <w:t>International Sporting Events: Safety and Security Case Management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D3FE06E" id="Text Box 6" o:spid="_x0000_s1034" type="#_x0000_t202" style="position:absolute;left:0;text-align:left;margin-left:0;margin-top:0;width:2in;height:2in;z-index:2516592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" filled="f" strokeweight=".5pt">
                      <v:fill o:detectmouseclick="t"/>
                      <v:textbox style="mso-fit-shape-to-text:t">
                        <w:txbxContent>
                          <w:p w14:paraId="3B8287DE" w14:textId="77777777" w:rsidR="0038747A" w:rsidRPr="00F2747A" w:rsidRDefault="0038747A" w:rsidP="00051504">
                            <w:pPr>
                              <w:pStyle w:val="ListParagraph"/>
                              <w:numPr>
                                <w:ilvl w:val="0"/>
                                <w:numId w:val="4"/>
                              </w:numPr>
                              <w:spacing w:after="60" w:line="240" w:lineRule="auto"/>
                              <w:ind w:left="254" w:hanging="270"/>
                              <w:contextualSpacing w:val="0"/>
                              <w:rPr>
                                <w:b/>
                                <w:i/>
                                <w:color w:val="002060"/>
                                <w:szCs w:val="24"/>
                                <w:lang w:val="en-GB"/>
                              </w:rPr>
                            </w:pPr>
                            <w:r w:rsidRPr="00F2747A">
                              <w:rPr>
                                <w:b/>
                                <w:i/>
                                <w:color w:val="002060"/>
                                <w:szCs w:val="24"/>
                                <w:lang w:val="en-GB"/>
                              </w:rPr>
                              <w:t>Sport Security Senior Management Training Course</w:t>
                            </w:r>
                          </w:p>
                          <w:p w14:paraId="19A332EE" w14:textId="77777777" w:rsidR="0038747A" w:rsidRPr="00F2747A" w:rsidRDefault="0038747A" w:rsidP="00051504">
                            <w:pPr>
                              <w:pStyle w:val="ListParagraph"/>
                              <w:numPr>
                                <w:ilvl w:val="0"/>
                                <w:numId w:val="4"/>
                              </w:numPr>
                              <w:spacing w:after="60" w:line="240" w:lineRule="auto"/>
                              <w:ind w:left="254" w:hanging="270"/>
                              <w:contextualSpacing w:val="0"/>
                              <w:rPr>
                                <w:b/>
                                <w:i/>
                                <w:color w:val="002060"/>
                                <w:szCs w:val="24"/>
                                <w:lang w:val="en-GB"/>
                              </w:rPr>
                            </w:pPr>
                            <w:r w:rsidRPr="00F2747A">
                              <w:rPr>
                                <w:b/>
                                <w:i/>
                                <w:color w:val="002060"/>
                                <w:szCs w:val="24"/>
                                <w:lang w:val="en-GB"/>
                              </w:rPr>
                              <w:t>Risk Management Challenges for International Sporting Events</w:t>
                            </w:r>
                          </w:p>
                          <w:p w14:paraId="24E5A1CA" w14:textId="77777777" w:rsidR="0038747A" w:rsidRPr="00F2747A" w:rsidRDefault="0038747A" w:rsidP="00051504">
                            <w:pPr>
                              <w:pStyle w:val="ListParagraph"/>
                              <w:numPr>
                                <w:ilvl w:val="0"/>
                                <w:numId w:val="4"/>
                              </w:numPr>
                              <w:spacing w:after="60" w:line="240" w:lineRule="auto"/>
                              <w:ind w:left="254" w:hanging="270"/>
                              <w:contextualSpacing w:val="0"/>
                              <w:rPr>
                                <w:b/>
                                <w:i/>
                                <w:color w:val="002060"/>
                                <w:szCs w:val="24"/>
                                <w:lang w:val="en-GB"/>
                              </w:rPr>
                            </w:pPr>
                            <w:r w:rsidRPr="00F2747A">
                              <w:rPr>
                                <w:b/>
                                <w:i/>
                                <w:color w:val="002060"/>
                                <w:szCs w:val="24"/>
                                <w:lang w:val="en-GB"/>
                              </w:rPr>
                              <w:t>Crowd Management for International Sporting Events</w:t>
                            </w:r>
                          </w:p>
                          <w:p w14:paraId="187C873F" w14:textId="77777777" w:rsidR="0038747A" w:rsidRPr="00F2747A" w:rsidRDefault="0038747A" w:rsidP="00051504">
                            <w:pPr>
                              <w:pStyle w:val="ListParagraph"/>
                              <w:numPr>
                                <w:ilvl w:val="0"/>
                                <w:numId w:val="4"/>
                              </w:numPr>
                              <w:spacing w:after="60" w:line="240" w:lineRule="auto"/>
                              <w:ind w:left="254" w:hanging="270"/>
                              <w:contextualSpacing w:val="0"/>
                              <w:rPr>
                                <w:b/>
                                <w:i/>
                                <w:color w:val="002060"/>
                                <w:szCs w:val="24"/>
                                <w:lang w:val="en-GB"/>
                              </w:rPr>
                            </w:pPr>
                            <w:r w:rsidRPr="00F2747A">
                              <w:rPr>
                                <w:b/>
                                <w:i/>
                                <w:color w:val="002060"/>
                                <w:szCs w:val="24"/>
                                <w:lang w:val="en-GB"/>
                              </w:rPr>
                              <w:t>Evacuation Challenges for International Sporting Events</w:t>
                            </w:r>
                          </w:p>
                          <w:p w14:paraId="7C5D2C96" w14:textId="77777777" w:rsidR="0038747A" w:rsidRPr="00F2747A" w:rsidRDefault="0038747A" w:rsidP="00051504">
                            <w:pPr>
                              <w:pStyle w:val="ListParagraph"/>
                              <w:numPr>
                                <w:ilvl w:val="0"/>
                                <w:numId w:val="4"/>
                              </w:numPr>
                              <w:spacing w:after="60" w:line="240" w:lineRule="auto"/>
                              <w:ind w:left="254" w:hanging="270"/>
                              <w:contextualSpacing w:val="0"/>
                              <w:rPr>
                                <w:b/>
                                <w:i/>
                                <w:color w:val="002060"/>
                                <w:szCs w:val="24"/>
                                <w:lang w:val="en-GB"/>
                              </w:rPr>
                            </w:pPr>
                            <w:r w:rsidRPr="00F2747A">
                              <w:rPr>
                                <w:b/>
                                <w:i/>
                                <w:color w:val="002060"/>
                                <w:szCs w:val="24"/>
                                <w:lang w:val="en-GB"/>
                              </w:rPr>
                              <w:t>Incident Management for International Sporting Events</w:t>
                            </w:r>
                          </w:p>
                          <w:p w14:paraId="1D84793F" w14:textId="77777777" w:rsidR="0038747A" w:rsidRPr="00F85938" w:rsidRDefault="0038747A" w:rsidP="00F85938">
                            <w:pPr>
                              <w:pStyle w:val="ListParagraph"/>
                              <w:numPr>
                                <w:ilvl w:val="0"/>
                                <w:numId w:val="4"/>
                              </w:numPr>
                              <w:spacing w:after="60" w:line="240" w:lineRule="auto"/>
                              <w:ind w:left="254" w:hanging="270"/>
                              <w:rPr>
                                <w:b/>
                                <w:i/>
                                <w:color w:val="002060"/>
                                <w:szCs w:val="24"/>
                                <w:lang w:val="en-GB"/>
                              </w:rPr>
                            </w:pPr>
                            <w:r w:rsidRPr="00F2747A">
                              <w:rPr>
                                <w:b/>
                                <w:i/>
                                <w:color w:val="002060"/>
                                <w:szCs w:val="24"/>
                                <w:lang w:val="en-GB"/>
                              </w:rPr>
                              <w:t>International Sporting Events: Safety and Security Case Management</w:t>
                            </w:r>
                          </w:p>
                        </w:txbxContent>
                      </v:textbox>
                      <w10:wrap type="square"/>
                    </v:shape>
                  </w:pict>
                </mc:Fallback>
              </mc:AlternateContent>
            </w:r>
          </w:p>
        </w:tc>
        <w:tc>
          <w:tcPr>
            <w:tcW w:w="1701" w:type="dxa"/>
            <w:vAlign w:val="center"/>
          </w:tcPr>
          <w:p w14:paraId="30CDDC5A" w14:textId="77777777" w:rsidR="00051504" w:rsidRPr="0075012F" w:rsidRDefault="00051504" w:rsidP="00C74BE6">
            <w:pPr>
              <w:spacing w:after="60"/>
              <w:cnfStyle w:val="000000000000" w:firstRow="0" w:lastRow="0" w:firstColumn="0" w:lastColumn="0" w:oddVBand="0" w:evenVBand="0" w:oddHBand="0" w:evenHBand="0" w:firstRowFirstColumn="0" w:firstRowLastColumn="0" w:lastRowFirstColumn="0" w:lastRowLastColumn="0"/>
              <w:rPr>
                <w:color w:val="002060"/>
                <w:szCs w:val="24"/>
                <w:lang w:val="en-GB"/>
              </w:rPr>
            </w:pPr>
            <w:r w:rsidRPr="0075012F">
              <w:rPr>
                <w:color w:val="002060"/>
                <w:szCs w:val="24"/>
                <w:lang w:val="en-GB"/>
              </w:rPr>
              <w:t>By Request</w:t>
            </w:r>
            <w:r>
              <w:rPr>
                <w:color w:val="002060"/>
                <w:szCs w:val="24"/>
                <w:lang w:val="en-GB"/>
              </w:rPr>
              <w:t xml:space="preserve"> to INTERPOL Project STADIA</w:t>
            </w:r>
          </w:p>
        </w:tc>
      </w:tr>
      <w:tr w:rsidR="00051504" w14:paraId="545E38F2" w14:textId="77777777" w:rsidTr="00E728C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85" w:type="dxa"/>
            <w:vAlign w:val="center"/>
          </w:tcPr>
          <w:p w14:paraId="4C118420" w14:textId="77777777" w:rsidR="00051504" w:rsidRPr="00D01FEB" w:rsidRDefault="00051504" w:rsidP="00C74BE6">
            <w:pPr>
              <w:spacing w:after="60"/>
              <w:rPr>
                <w:b w:val="0"/>
                <w:szCs w:val="24"/>
                <w:lang w:val="en-GB"/>
              </w:rPr>
            </w:pPr>
            <w:r w:rsidRPr="0075012F">
              <w:rPr>
                <w:b w:val="0"/>
                <w:color w:val="002060"/>
                <w:szCs w:val="24"/>
                <w:lang w:val="en-GB"/>
              </w:rPr>
              <w:t>Fall 2020</w:t>
            </w:r>
          </w:p>
        </w:tc>
        <w:tc>
          <w:tcPr>
            <w:tcW w:w="6210" w:type="dxa"/>
            <w:vAlign w:val="center"/>
          </w:tcPr>
          <w:p w14:paraId="5706938B" w14:textId="77777777" w:rsidR="00051504" w:rsidRPr="0075012F" w:rsidRDefault="00051504" w:rsidP="00C74BE6">
            <w:pPr>
              <w:spacing w:after="60"/>
              <w:cnfStyle w:val="000000100000" w:firstRow="0" w:lastRow="0" w:firstColumn="0" w:lastColumn="0" w:oddVBand="0" w:evenVBand="0" w:oddHBand="1" w:evenHBand="0" w:firstRowFirstColumn="0" w:firstRowLastColumn="0" w:lastRowFirstColumn="0" w:lastRowLastColumn="0"/>
              <w:rPr>
                <w:color w:val="002060"/>
                <w:szCs w:val="24"/>
                <w:lang w:val="en-GB"/>
              </w:rPr>
            </w:pPr>
            <w:r w:rsidRPr="0075012F">
              <w:rPr>
                <w:b/>
                <w:color w:val="002060"/>
                <w:szCs w:val="24"/>
                <w:lang w:val="en-GB"/>
              </w:rPr>
              <w:t xml:space="preserve">International Sport Safety and Security Professional Certificate Program </w:t>
            </w:r>
            <w:r w:rsidRPr="0075012F">
              <w:rPr>
                <w:color w:val="002060"/>
                <w:szCs w:val="24"/>
                <w:lang w:val="en-GB"/>
              </w:rPr>
              <w:t>commences</w:t>
            </w:r>
          </w:p>
        </w:tc>
        <w:tc>
          <w:tcPr>
            <w:tcW w:w="1701" w:type="dxa"/>
            <w:vAlign w:val="center"/>
          </w:tcPr>
          <w:p w14:paraId="3257261F" w14:textId="77777777" w:rsidR="00051504" w:rsidRPr="00D01FEB" w:rsidRDefault="00051504" w:rsidP="00C74BE6">
            <w:pPr>
              <w:spacing w:after="60"/>
              <w:cnfStyle w:val="000000100000" w:firstRow="0" w:lastRow="0" w:firstColumn="0" w:lastColumn="0" w:oddVBand="0" w:evenVBand="0" w:oddHBand="1" w:evenHBand="0" w:firstRowFirstColumn="0" w:firstRowLastColumn="0" w:lastRowFirstColumn="0" w:lastRowLastColumn="0"/>
              <w:rPr>
                <w:b/>
                <w:szCs w:val="24"/>
                <w:lang w:val="en-GB"/>
              </w:rPr>
            </w:pPr>
          </w:p>
        </w:tc>
      </w:tr>
    </w:tbl>
    <w:p w14:paraId="04ADEA3B" w14:textId="77777777" w:rsidR="00703FF5" w:rsidRDefault="00703FF5" w:rsidP="00B336FE">
      <w:pPr>
        <w:sectPr w:rsidR="00703FF5" w:rsidSect="00E728C1">
          <w:pgSz w:w="15840" w:h="12240" w:orient="landscape"/>
          <w:pgMar w:top="990" w:right="1440" w:bottom="1080" w:left="1440" w:header="720" w:footer="720" w:gutter="0"/>
          <w:cols w:space="720"/>
          <w:docGrid w:linePitch="360"/>
        </w:sectPr>
      </w:pPr>
    </w:p>
    <w:p w14:paraId="1EFF8771" w14:textId="77777777" w:rsidR="00703FF5" w:rsidRPr="00B336FE" w:rsidRDefault="00703FF5" w:rsidP="00703FF5">
      <w:pPr>
        <w:shd w:val="clear" w:color="auto" w:fill="ECAC00"/>
        <w:spacing w:after="0" w:line="240" w:lineRule="auto"/>
        <w:outlineLvl w:val="0"/>
        <w:rPr>
          <w:rFonts w:ascii="BebasNeueRegular" w:eastAsia="Times New Roman" w:hAnsi="BebasNeueRegular" w:cs="Times New Roman"/>
          <w:color w:val="FFFFFF"/>
          <w:kern w:val="36"/>
          <w:sz w:val="72"/>
          <w:szCs w:val="72"/>
        </w:rPr>
      </w:pPr>
      <w:r w:rsidRPr="00B336FE">
        <w:rPr>
          <w:rFonts w:ascii="BebasNeueRegular" w:eastAsia="Times New Roman" w:hAnsi="BebasNeueRegular" w:cs="Times New Roman"/>
          <w:color w:val="FFFFFF"/>
          <w:kern w:val="36"/>
          <w:sz w:val="72"/>
          <w:szCs w:val="72"/>
          <w:bdr w:val="none" w:sz="0" w:space="0" w:color="auto" w:frame="1"/>
        </w:rPr>
        <w:lastRenderedPageBreak/>
        <w:t>NCS</w:t>
      </w:r>
      <w:r w:rsidRPr="00703FF5">
        <w:rPr>
          <w:rFonts w:ascii="BebasNeueRegular" w:eastAsia="Times New Roman" w:hAnsi="BebasNeueRegular" w:cs="Times New Roman"/>
          <w:color w:val="FFFFFF"/>
          <w:kern w:val="36"/>
          <w:sz w:val="72"/>
          <w:szCs w:val="72"/>
          <w:bdr w:val="none" w:sz="0" w:space="0" w:color="auto" w:frame="1"/>
          <w:vertAlign w:val="superscript"/>
        </w:rPr>
        <w:t>4</w:t>
      </w:r>
      <w:r>
        <w:rPr>
          <w:rFonts w:ascii="BebasNeueRegular" w:eastAsia="Times New Roman" w:hAnsi="BebasNeueRegular" w:cs="Times New Roman"/>
          <w:color w:val="FFFFFF"/>
          <w:kern w:val="36"/>
          <w:sz w:val="72"/>
          <w:szCs w:val="72"/>
          <w:bdr w:val="none" w:sz="0" w:space="0" w:color="auto" w:frame="1"/>
        </w:rPr>
        <w:t xml:space="preserve"> – ICT</w:t>
      </w:r>
    </w:p>
    <w:tbl>
      <w:tblPr>
        <w:tblW w:w="14025" w:type="dxa"/>
        <w:tblLayout w:type="fixed"/>
        <w:tblCellMar>
          <w:left w:w="0" w:type="dxa"/>
          <w:right w:w="0" w:type="dxa"/>
        </w:tblCellMar>
        <w:tblLook w:val="04A0" w:firstRow="1" w:lastRow="0" w:firstColumn="1" w:lastColumn="0" w:noHBand="0" w:noVBand="1"/>
      </w:tblPr>
      <w:tblGrid>
        <w:gridCol w:w="8452"/>
        <w:gridCol w:w="5573"/>
      </w:tblGrid>
      <w:tr w:rsidR="00703FF5" w:rsidRPr="00B336FE" w14:paraId="05A1708C" w14:textId="77777777" w:rsidTr="00C74BE6">
        <w:trPr>
          <w:trHeight w:val="4557"/>
        </w:trPr>
        <w:tc>
          <w:tcPr>
            <w:tcW w:w="8452" w:type="dxa"/>
            <w:tcBorders>
              <w:top w:val="single" w:sz="6" w:space="0" w:color="E2E2E2"/>
              <w:left w:val="single" w:sz="6" w:space="0" w:color="E2E2E2"/>
              <w:bottom w:val="single" w:sz="6" w:space="0" w:color="E2E2E2"/>
              <w:right w:val="single" w:sz="6" w:space="0" w:color="E2E2E2"/>
            </w:tcBorders>
            <w:vAlign w:val="center"/>
            <w:hideMark/>
          </w:tcPr>
          <w:p w14:paraId="4BFBC1C2" w14:textId="77777777" w:rsidR="00703FF5" w:rsidRPr="00B336FE" w:rsidRDefault="00703FF5" w:rsidP="00C74BE6">
            <w:pPr>
              <w:spacing w:after="0" w:line="240" w:lineRule="auto"/>
              <w:jc w:val="center"/>
              <w:rPr>
                <w:rFonts w:ascii="Times New Roman" w:eastAsia="Times New Roman" w:hAnsi="Times New Roman" w:cs="Times New Roman"/>
                <w:sz w:val="18"/>
                <w:szCs w:val="18"/>
              </w:rPr>
            </w:pPr>
            <w:r>
              <w:rPr>
                <w:rFonts w:ascii="Times New Roman" w:eastAsia="Times New Roman" w:hAnsi="Times New Roman" w:cs="Times New Roman"/>
                <w:noProof/>
                <w:sz w:val="18"/>
                <w:szCs w:val="18"/>
              </w:rPr>
              <w:drawing>
                <wp:anchor distT="0" distB="0" distL="114300" distR="114300" simplePos="0" relativeHeight="251672576" behindDoc="0" locked="0" layoutInCell="1" allowOverlap="1" wp14:anchorId="1D674FBA" wp14:editId="1F6A5423">
                  <wp:simplePos x="0" y="0"/>
                  <wp:positionH relativeFrom="column">
                    <wp:posOffset>-69215</wp:posOffset>
                  </wp:positionH>
                  <wp:positionV relativeFrom="paragraph">
                    <wp:posOffset>198120</wp:posOffset>
                  </wp:positionV>
                  <wp:extent cx="5943600" cy="1328420"/>
                  <wp:effectExtent l="0" t="0" r="0" b="508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SM Logo International.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1328420"/>
                          </a:xfrm>
                          <a:prstGeom prst="rect">
                            <a:avLst/>
                          </a:prstGeom>
                        </pic:spPr>
                      </pic:pic>
                    </a:graphicData>
                  </a:graphic>
                  <wp14:sizeRelH relativeFrom="margin">
                    <wp14:pctWidth>0</wp14:pctWidth>
                  </wp14:sizeRelH>
                  <wp14:sizeRelV relativeFrom="margin">
                    <wp14:pctHeight>0</wp14:pctHeight>
                  </wp14:sizeRelV>
                </wp:anchor>
              </w:drawing>
            </w:r>
          </w:p>
        </w:tc>
        <w:tc>
          <w:tcPr>
            <w:tcW w:w="5573" w:type="dxa"/>
            <w:tcBorders>
              <w:top w:val="single" w:sz="6" w:space="0" w:color="E2E2E2"/>
              <w:left w:val="single" w:sz="6" w:space="0" w:color="E2E2E2"/>
              <w:bottom w:val="single" w:sz="6" w:space="0" w:color="E2E2E2"/>
              <w:right w:val="single" w:sz="6" w:space="0" w:color="E2E2E2"/>
            </w:tcBorders>
            <w:vAlign w:val="center"/>
            <w:hideMark/>
          </w:tcPr>
          <w:p w14:paraId="144502CD" w14:textId="77777777" w:rsidR="00703FF5" w:rsidRDefault="00703FF5" w:rsidP="00C74BE6">
            <w:pPr>
              <w:spacing w:after="0" w:line="240" w:lineRule="auto"/>
              <w:jc w:val="center"/>
              <w:rPr>
                <w:rFonts w:ascii="Times New Roman" w:eastAsia="Times New Roman" w:hAnsi="Times New Roman" w:cs="Times New Roman"/>
                <w:sz w:val="18"/>
                <w:szCs w:val="18"/>
              </w:rPr>
            </w:pPr>
          </w:p>
          <w:p w14:paraId="3689255A" w14:textId="77777777" w:rsidR="00703FF5" w:rsidRDefault="00703FF5" w:rsidP="00C74BE6">
            <w:pPr>
              <w:spacing w:after="0" w:line="240" w:lineRule="auto"/>
              <w:jc w:val="center"/>
              <w:rPr>
                <w:rFonts w:ascii="Times New Roman" w:eastAsia="Times New Roman" w:hAnsi="Times New Roman" w:cs="Times New Roman"/>
                <w:sz w:val="18"/>
                <w:szCs w:val="18"/>
              </w:rPr>
            </w:pPr>
          </w:p>
          <w:p w14:paraId="466AADFC" w14:textId="77777777" w:rsidR="00703FF5" w:rsidRPr="00B336FE" w:rsidRDefault="00703FF5" w:rsidP="00C74BE6">
            <w:pPr>
              <w:spacing w:after="0" w:line="240" w:lineRule="auto"/>
              <w:jc w:val="center"/>
              <w:rPr>
                <w:rFonts w:ascii="Times New Roman" w:eastAsia="Times New Roman" w:hAnsi="Times New Roman" w:cs="Times New Roman"/>
                <w:sz w:val="18"/>
                <w:szCs w:val="18"/>
              </w:rPr>
            </w:pPr>
            <w:r>
              <w:rPr>
                <w:noProof/>
              </w:rPr>
              <w:drawing>
                <wp:anchor distT="0" distB="0" distL="114300" distR="114300" simplePos="0" relativeHeight="251673600" behindDoc="1" locked="0" layoutInCell="1" allowOverlap="1" wp14:anchorId="4D2A73B8" wp14:editId="70A62BBD">
                  <wp:simplePos x="0" y="0"/>
                  <wp:positionH relativeFrom="margin">
                    <wp:posOffset>53975</wp:posOffset>
                  </wp:positionH>
                  <wp:positionV relativeFrom="paragraph">
                    <wp:posOffset>24130</wp:posOffset>
                  </wp:positionV>
                  <wp:extent cx="3398520" cy="1126490"/>
                  <wp:effectExtent l="0" t="0" r="0" b="0"/>
                  <wp:wrapNone/>
                  <wp:docPr id="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l="15076" t="30785" r="19954" b="38702"/>
                          <a:stretch>
                            <a:fillRect/>
                          </a:stretch>
                        </pic:blipFill>
                        <pic:spPr bwMode="auto">
                          <a:xfrm>
                            <a:off x="0" y="0"/>
                            <a:ext cx="3398520" cy="1126490"/>
                          </a:xfrm>
                          <a:prstGeom prst="rect">
                            <a:avLst/>
                          </a:prstGeom>
                          <a:noFill/>
                        </pic:spPr>
                      </pic:pic>
                    </a:graphicData>
                  </a:graphic>
                  <wp14:sizeRelH relativeFrom="page">
                    <wp14:pctWidth>0</wp14:pctWidth>
                  </wp14:sizeRelH>
                  <wp14:sizeRelV relativeFrom="page">
                    <wp14:pctHeight>0</wp14:pctHeight>
                  </wp14:sizeRelV>
                </wp:anchor>
              </w:drawing>
            </w:r>
          </w:p>
        </w:tc>
      </w:tr>
    </w:tbl>
    <w:p w14:paraId="4DE47BDE" w14:textId="3746AD46" w:rsidR="00703FF5" w:rsidRDefault="00F26C0B" w:rsidP="00703FF5">
      <w:pPr>
        <w:shd w:val="clear" w:color="auto" w:fill="F5F5F5"/>
        <w:spacing w:after="0" w:line="240" w:lineRule="auto"/>
        <w:rPr>
          <w:rFonts w:ascii="Helvetica" w:eastAsia="Times New Roman" w:hAnsi="Helvetica" w:cs="Times New Roman"/>
          <w:b/>
          <w:bCs/>
          <w:i/>
          <w:iCs/>
          <w:color w:val="222222"/>
          <w:sz w:val="23"/>
          <w:szCs w:val="23"/>
          <w:bdr w:val="none" w:sz="0" w:space="0" w:color="auto" w:frame="1"/>
        </w:rPr>
      </w:pPr>
      <w:r>
        <w:rPr>
          <w:rFonts w:ascii="Helvetica" w:eastAsia="Times New Roman" w:hAnsi="Helvetica" w:cs="Times New Roman"/>
          <w:b/>
          <w:bCs/>
          <w:i/>
          <w:iCs/>
          <w:color w:val="222222"/>
          <w:sz w:val="23"/>
          <w:szCs w:val="23"/>
          <w:bdr w:val="none" w:sz="0" w:space="0" w:color="auto" w:frame="1"/>
        </w:rPr>
        <w:t>The terrorist attacks on the night of 13 November 2015 at the Stade de France and the Bataclan Theater on in France showed that even small terror cells and “lone wolfs” can strike m</w:t>
      </w:r>
      <w:r w:rsidR="00703FF5" w:rsidRPr="00B336FE">
        <w:rPr>
          <w:rFonts w:ascii="Helvetica" w:eastAsia="Times New Roman" w:hAnsi="Helvetica" w:cs="Times New Roman"/>
          <w:b/>
          <w:bCs/>
          <w:i/>
          <w:iCs/>
          <w:color w:val="222222"/>
          <w:sz w:val="23"/>
          <w:szCs w:val="23"/>
          <w:bdr w:val="none" w:sz="0" w:space="0" w:color="auto" w:frame="1"/>
        </w:rPr>
        <w:t xml:space="preserve">ajor national and international sporting </w:t>
      </w:r>
      <w:r w:rsidR="003E3EBC">
        <w:rPr>
          <w:rFonts w:ascii="Helvetica" w:eastAsia="Times New Roman" w:hAnsi="Helvetica" w:cs="Times New Roman"/>
          <w:b/>
          <w:bCs/>
          <w:i/>
          <w:iCs/>
          <w:color w:val="222222"/>
          <w:sz w:val="23"/>
          <w:szCs w:val="23"/>
          <w:bdr w:val="none" w:sz="0" w:space="0" w:color="auto" w:frame="1"/>
        </w:rPr>
        <w:t xml:space="preserve">and entertainment </w:t>
      </w:r>
      <w:r w:rsidR="00703FF5" w:rsidRPr="00B336FE">
        <w:rPr>
          <w:rFonts w:ascii="Helvetica" w:eastAsia="Times New Roman" w:hAnsi="Helvetica" w:cs="Times New Roman"/>
          <w:b/>
          <w:bCs/>
          <w:i/>
          <w:iCs/>
          <w:color w:val="222222"/>
          <w:sz w:val="23"/>
          <w:szCs w:val="23"/>
          <w:bdr w:val="none" w:sz="0" w:space="0" w:color="auto" w:frame="1"/>
        </w:rPr>
        <w:t>events</w:t>
      </w:r>
      <w:r>
        <w:rPr>
          <w:rFonts w:ascii="Helvetica" w:eastAsia="Times New Roman" w:hAnsi="Helvetica" w:cs="Times New Roman"/>
          <w:b/>
          <w:bCs/>
          <w:i/>
          <w:iCs/>
          <w:color w:val="222222"/>
          <w:sz w:val="23"/>
          <w:szCs w:val="23"/>
          <w:bdr w:val="none" w:sz="0" w:space="0" w:color="auto" w:frame="1"/>
        </w:rPr>
        <w:t>.  Beginning with the attacks on the Athlete’s Village at the 1972 O</w:t>
      </w:r>
      <w:r w:rsidR="00703FF5" w:rsidRPr="00B336FE">
        <w:rPr>
          <w:rFonts w:ascii="Helvetica" w:eastAsia="Times New Roman" w:hAnsi="Helvetica" w:cs="Times New Roman"/>
          <w:b/>
          <w:bCs/>
          <w:i/>
          <w:iCs/>
          <w:color w:val="222222"/>
          <w:sz w:val="23"/>
          <w:szCs w:val="23"/>
          <w:bdr w:val="none" w:sz="0" w:space="0" w:color="auto" w:frame="1"/>
        </w:rPr>
        <w:t>lympic Games</w:t>
      </w:r>
      <w:r>
        <w:rPr>
          <w:rFonts w:ascii="Helvetica" w:eastAsia="Times New Roman" w:hAnsi="Helvetica" w:cs="Times New Roman"/>
          <w:b/>
          <w:bCs/>
          <w:i/>
          <w:iCs/>
          <w:color w:val="222222"/>
          <w:sz w:val="23"/>
          <w:szCs w:val="23"/>
          <w:bdr w:val="none" w:sz="0" w:space="0" w:color="auto" w:frame="1"/>
        </w:rPr>
        <w:t xml:space="preserve"> in Munich</w:t>
      </w:r>
      <w:r w:rsidR="00703FF5" w:rsidRPr="00B336FE">
        <w:rPr>
          <w:rFonts w:ascii="Helvetica" w:eastAsia="Times New Roman" w:hAnsi="Helvetica" w:cs="Times New Roman"/>
          <w:b/>
          <w:bCs/>
          <w:i/>
          <w:iCs/>
          <w:color w:val="222222"/>
          <w:sz w:val="23"/>
          <w:szCs w:val="23"/>
          <w:bdr w:val="none" w:sz="0" w:space="0" w:color="auto" w:frame="1"/>
        </w:rPr>
        <w:t>,</w:t>
      </w:r>
      <w:r>
        <w:rPr>
          <w:rFonts w:ascii="Helvetica" w:eastAsia="Times New Roman" w:hAnsi="Helvetica" w:cs="Times New Roman"/>
          <w:b/>
          <w:bCs/>
          <w:i/>
          <w:iCs/>
          <w:color w:val="222222"/>
          <w:sz w:val="23"/>
          <w:szCs w:val="23"/>
          <w:bdr w:val="none" w:sz="0" w:space="0" w:color="auto" w:frame="1"/>
        </w:rPr>
        <w:t xml:space="preserve"> Germany through today, terrorists are evolving their </w:t>
      </w:r>
      <w:r w:rsidR="003E3EBC">
        <w:rPr>
          <w:rFonts w:ascii="Helvetica" w:eastAsia="Times New Roman" w:hAnsi="Helvetica" w:cs="Times New Roman"/>
          <w:b/>
          <w:bCs/>
          <w:i/>
          <w:iCs/>
          <w:color w:val="222222"/>
          <w:sz w:val="23"/>
          <w:szCs w:val="23"/>
          <w:bdr w:val="none" w:sz="0" w:space="0" w:color="auto" w:frame="1"/>
        </w:rPr>
        <w:t xml:space="preserve">methods and </w:t>
      </w:r>
      <w:r>
        <w:rPr>
          <w:rFonts w:ascii="Helvetica" w:eastAsia="Times New Roman" w:hAnsi="Helvetica" w:cs="Times New Roman"/>
          <w:b/>
          <w:bCs/>
          <w:i/>
          <w:iCs/>
          <w:color w:val="222222"/>
          <w:sz w:val="23"/>
          <w:szCs w:val="23"/>
          <w:bdr w:val="none" w:sz="0" w:space="0" w:color="auto" w:frame="1"/>
        </w:rPr>
        <w:t xml:space="preserve">tactics to strike large crowds of </w:t>
      </w:r>
      <w:r w:rsidR="003E3EBC">
        <w:rPr>
          <w:rFonts w:ascii="Helvetica" w:eastAsia="Times New Roman" w:hAnsi="Helvetica" w:cs="Times New Roman"/>
          <w:b/>
          <w:bCs/>
          <w:i/>
          <w:iCs/>
          <w:color w:val="222222"/>
          <w:sz w:val="23"/>
          <w:szCs w:val="23"/>
          <w:bdr w:val="none" w:sz="0" w:space="0" w:color="auto" w:frame="1"/>
        </w:rPr>
        <w:t>spectators</w:t>
      </w:r>
      <w:r>
        <w:rPr>
          <w:rFonts w:ascii="Helvetica" w:eastAsia="Times New Roman" w:hAnsi="Helvetica" w:cs="Times New Roman"/>
          <w:b/>
          <w:bCs/>
          <w:i/>
          <w:iCs/>
          <w:color w:val="222222"/>
          <w:sz w:val="23"/>
          <w:szCs w:val="23"/>
          <w:bdr w:val="none" w:sz="0" w:space="0" w:color="auto" w:frame="1"/>
        </w:rPr>
        <w:t xml:space="preserve"> and gain an audience for their organizations and ideology.  Countries that host large </w:t>
      </w:r>
      <w:r w:rsidR="003E3EBC">
        <w:rPr>
          <w:rFonts w:ascii="Helvetica" w:eastAsia="Times New Roman" w:hAnsi="Helvetica" w:cs="Times New Roman"/>
          <w:b/>
          <w:bCs/>
          <w:i/>
          <w:iCs/>
          <w:color w:val="222222"/>
          <w:sz w:val="23"/>
          <w:szCs w:val="23"/>
          <w:bdr w:val="none" w:sz="0" w:space="0" w:color="auto" w:frame="1"/>
        </w:rPr>
        <w:t xml:space="preserve">spectator </w:t>
      </w:r>
      <w:r>
        <w:rPr>
          <w:rFonts w:ascii="Helvetica" w:eastAsia="Times New Roman" w:hAnsi="Helvetica" w:cs="Times New Roman"/>
          <w:b/>
          <w:bCs/>
          <w:i/>
          <w:iCs/>
          <w:color w:val="222222"/>
          <w:sz w:val="23"/>
          <w:szCs w:val="23"/>
          <w:bdr w:val="none" w:sz="0" w:space="0" w:color="auto" w:frame="1"/>
        </w:rPr>
        <w:t>sports and entertainment events</w:t>
      </w:r>
      <w:r w:rsidR="0073470B">
        <w:rPr>
          <w:rFonts w:ascii="Helvetica" w:eastAsia="Times New Roman" w:hAnsi="Helvetica" w:cs="Times New Roman"/>
          <w:b/>
          <w:bCs/>
          <w:i/>
          <w:iCs/>
          <w:color w:val="222222"/>
          <w:sz w:val="23"/>
          <w:szCs w:val="23"/>
          <w:bdr w:val="none" w:sz="0" w:space="0" w:color="auto" w:frame="1"/>
        </w:rPr>
        <w:t xml:space="preserve"> like</w:t>
      </w:r>
      <w:r>
        <w:rPr>
          <w:rFonts w:ascii="Helvetica" w:eastAsia="Times New Roman" w:hAnsi="Helvetica" w:cs="Times New Roman"/>
          <w:b/>
          <w:bCs/>
          <w:i/>
          <w:iCs/>
          <w:color w:val="222222"/>
          <w:sz w:val="23"/>
          <w:szCs w:val="23"/>
          <w:bdr w:val="none" w:sz="0" w:space="0" w:color="auto" w:frame="1"/>
        </w:rPr>
        <w:t xml:space="preserve"> the </w:t>
      </w:r>
      <w:r w:rsidR="0073470B">
        <w:rPr>
          <w:rFonts w:ascii="Helvetica" w:eastAsia="Times New Roman" w:hAnsi="Helvetica" w:cs="Times New Roman"/>
          <w:b/>
          <w:bCs/>
          <w:i/>
          <w:iCs/>
          <w:color w:val="222222"/>
          <w:sz w:val="23"/>
          <w:szCs w:val="23"/>
          <w:bdr w:val="none" w:sz="0" w:space="0" w:color="auto" w:frame="1"/>
        </w:rPr>
        <w:t xml:space="preserve">Olympic Games, the </w:t>
      </w:r>
      <w:r w:rsidR="00703FF5" w:rsidRPr="00B336FE">
        <w:rPr>
          <w:rFonts w:ascii="Helvetica" w:eastAsia="Times New Roman" w:hAnsi="Helvetica" w:cs="Times New Roman"/>
          <w:b/>
          <w:bCs/>
          <w:i/>
          <w:iCs/>
          <w:color w:val="222222"/>
          <w:sz w:val="23"/>
          <w:szCs w:val="23"/>
          <w:bdr w:val="none" w:sz="0" w:space="0" w:color="auto" w:frame="1"/>
        </w:rPr>
        <w:t xml:space="preserve">FIFA World Cup tournament, </w:t>
      </w:r>
      <w:r w:rsidR="0073470B">
        <w:rPr>
          <w:rFonts w:ascii="Helvetica" w:eastAsia="Times New Roman" w:hAnsi="Helvetica" w:cs="Times New Roman"/>
          <w:b/>
          <w:bCs/>
          <w:i/>
          <w:iCs/>
          <w:color w:val="222222"/>
          <w:sz w:val="23"/>
          <w:szCs w:val="23"/>
          <w:bdr w:val="none" w:sz="0" w:space="0" w:color="auto" w:frame="1"/>
        </w:rPr>
        <w:t xml:space="preserve">the </w:t>
      </w:r>
      <w:r w:rsidR="00703FF5" w:rsidRPr="00B336FE">
        <w:rPr>
          <w:rFonts w:ascii="Helvetica" w:eastAsia="Times New Roman" w:hAnsi="Helvetica" w:cs="Times New Roman"/>
          <w:b/>
          <w:bCs/>
          <w:i/>
          <w:iCs/>
          <w:color w:val="222222"/>
          <w:sz w:val="23"/>
          <w:szCs w:val="23"/>
          <w:bdr w:val="none" w:sz="0" w:space="0" w:color="auto" w:frame="1"/>
        </w:rPr>
        <w:t>NFL Super Bowl, and Boston Marathon</w:t>
      </w:r>
      <w:r>
        <w:rPr>
          <w:rFonts w:ascii="Helvetica" w:eastAsia="Times New Roman" w:hAnsi="Helvetica" w:cs="Times New Roman"/>
          <w:b/>
          <w:bCs/>
          <w:i/>
          <w:iCs/>
          <w:color w:val="222222"/>
          <w:sz w:val="23"/>
          <w:szCs w:val="23"/>
          <w:bdr w:val="none" w:sz="0" w:space="0" w:color="auto" w:frame="1"/>
        </w:rPr>
        <w:t xml:space="preserve"> must </w:t>
      </w:r>
      <w:r w:rsidR="0073470B">
        <w:rPr>
          <w:rFonts w:ascii="Helvetica" w:eastAsia="Times New Roman" w:hAnsi="Helvetica" w:cs="Times New Roman"/>
          <w:b/>
          <w:bCs/>
          <w:i/>
          <w:iCs/>
          <w:color w:val="222222"/>
          <w:sz w:val="23"/>
          <w:szCs w:val="23"/>
          <w:bdr w:val="none" w:sz="0" w:space="0" w:color="auto" w:frame="1"/>
        </w:rPr>
        <w:t xml:space="preserve">prioritize risks and allocate </w:t>
      </w:r>
      <w:r w:rsidR="003E3EBC">
        <w:rPr>
          <w:rFonts w:ascii="Helvetica" w:eastAsia="Times New Roman" w:hAnsi="Helvetica" w:cs="Times New Roman"/>
          <w:b/>
          <w:bCs/>
          <w:i/>
          <w:iCs/>
          <w:color w:val="222222"/>
          <w:sz w:val="23"/>
          <w:szCs w:val="23"/>
          <w:bdr w:val="none" w:sz="0" w:space="0" w:color="auto" w:frame="1"/>
        </w:rPr>
        <w:t xml:space="preserve">scarce </w:t>
      </w:r>
      <w:r w:rsidR="0073470B">
        <w:rPr>
          <w:rFonts w:ascii="Helvetica" w:eastAsia="Times New Roman" w:hAnsi="Helvetica" w:cs="Times New Roman"/>
          <w:b/>
          <w:bCs/>
          <w:i/>
          <w:iCs/>
          <w:color w:val="222222"/>
          <w:sz w:val="23"/>
          <w:szCs w:val="23"/>
          <w:bdr w:val="none" w:sz="0" w:space="0" w:color="auto" w:frame="1"/>
        </w:rPr>
        <w:t>resources to protect people attending large spectator events</w:t>
      </w:r>
      <w:r w:rsidR="003E3EBC">
        <w:rPr>
          <w:rFonts w:ascii="Helvetica" w:eastAsia="Times New Roman" w:hAnsi="Helvetica" w:cs="Times New Roman"/>
          <w:b/>
          <w:bCs/>
          <w:i/>
          <w:iCs/>
          <w:color w:val="222222"/>
          <w:sz w:val="23"/>
          <w:szCs w:val="23"/>
          <w:bdr w:val="none" w:sz="0" w:space="0" w:color="auto" w:frame="1"/>
        </w:rPr>
        <w:t xml:space="preserve">.  </w:t>
      </w:r>
      <w:r w:rsidR="00703FF5" w:rsidRPr="00B336FE">
        <w:rPr>
          <w:rFonts w:ascii="Helvetica" w:eastAsia="Times New Roman" w:hAnsi="Helvetica" w:cs="Times New Roman"/>
          <w:b/>
          <w:bCs/>
          <w:i/>
          <w:iCs/>
          <w:color w:val="222222"/>
          <w:sz w:val="23"/>
          <w:szCs w:val="23"/>
          <w:bdr w:val="none" w:sz="0" w:space="0" w:color="auto" w:frame="1"/>
        </w:rPr>
        <w:t xml:space="preserve">Event hosts and </w:t>
      </w:r>
      <w:r w:rsidR="00703FF5">
        <w:rPr>
          <w:rFonts w:ascii="Helvetica" w:eastAsia="Times New Roman" w:hAnsi="Helvetica" w:cs="Times New Roman"/>
          <w:b/>
          <w:bCs/>
          <w:i/>
          <w:iCs/>
          <w:color w:val="222222"/>
          <w:sz w:val="23"/>
          <w:szCs w:val="23"/>
          <w:bdr w:val="none" w:sz="0" w:space="0" w:color="auto" w:frame="1"/>
        </w:rPr>
        <w:t xml:space="preserve">venue </w:t>
      </w:r>
      <w:r w:rsidR="00703FF5" w:rsidRPr="00B336FE">
        <w:rPr>
          <w:rFonts w:ascii="Helvetica" w:eastAsia="Times New Roman" w:hAnsi="Helvetica" w:cs="Times New Roman"/>
          <w:b/>
          <w:bCs/>
          <w:i/>
          <w:iCs/>
          <w:color w:val="222222"/>
          <w:sz w:val="23"/>
          <w:szCs w:val="23"/>
          <w:bdr w:val="none" w:sz="0" w:space="0" w:color="auto" w:frame="1"/>
        </w:rPr>
        <w:t>owners are faced with the challenge of providing a smooth-running and successful event while keeping event participants and spectators safe and secure</w:t>
      </w:r>
      <w:r w:rsidR="0073470B">
        <w:rPr>
          <w:rFonts w:ascii="Helvetica" w:eastAsia="Times New Roman" w:hAnsi="Helvetica" w:cs="Times New Roman"/>
          <w:b/>
          <w:bCs/>
          <w:i/>
          <w:iCs/>
          <w:color w:val="222222"/>
          <w:sz w:val="23"/>
          <w:szCs w:val="23"/>
          <w:bdr w:val="none" w:sz="0" w:space="0" w:color="auto" w:frame="1"/>
        </w:rPr>
        <w:t xml:space="preserve"> from terrorism</w:t>
      </w:r>
      <w:r w:rsidR="00703FF5" w:rsidRPr="00B336FE">
        <w:rPr>
          <w:rFonts w:ascii="Helvetica" w:eastAsia="Times New Roman" w:hAnsi="Helvetica" w:cs="Times New Roman"/>
          <w:b/>
          <w:bCs/>
          <w:i/>
          <w:iCs/>
          <w:color w:val="222222"/>
          <w:sz w:val="23"/>
          <w:szCs w:val="23"/>
          <w:bdr w:val="none" w:sz="0" w:space="0" w:color="auto" w:frame="1"/>
        </w:rPr>
        <w:t>. Thus, a partnership was formed between NCS</w:t>
      </w:r>
      <w:r w:rsidR="00703FF5" w:rsidRPr="0038747A">
        <w:rPr>
          <w:rFonts w:ascii="Helvetica" w:eastAsia="Times New Roman" w:hAnsi="Helvetica" w:cs="Times New Roman"/>
          <w:b/>
          <w:bCs/>
          <w:i/>
          <w:iCs/>
          <w:color w:val="222222"/>
          <w:sz w:val="23"/>
          <w:szCs w:val="23"/>
          <w:bdr w:val="none" w:sz="0" w:space="0" w:color="auto" w:frame="1"/>
          <w:vertAlign w:val="superscript"/>
        </w:rPr>
        <w:t>4</w:t>
      </w:r>
      <w:r w:rsidR="00703FF5" w:rsidRPr="00B336FE">
        <w:rPr>
          <w:rFonts w:ascii="Helvetica" w:eastAsia="Times New Roman" w:hAnsi="Helvetica" w:cs="Times New Roman"/>
          <w:b/>
          <w:bCs/>
          <w:i/>
          <w:iCs/>
          <w:color w:val="222222"/>
          <w:sz w:val="23"/>
          <w:szCs w:val="23"/>
          <w:bdr w:val="none" w:sz="0" w:space="0" w:color="auto" w:frame="1"/>
        </w:rPr>
        <w:t xml:space="preserve"> and </w:t>
      </w:r>
      <w:r w:rsidR="0073470B">
        <w:rPr>
          <w:rFonts w:ascii="Helvetica" w:eastAsia="Times New Roman" w:hAnsi="Helvetica" w:cs="Times New Roman"/>
          <w:b/>
          <w:bCs/>
          <w:i/>
          <w:iCs/>
          <w:color w:val="222222"/>
          <w:sz w:val="23"/>
          <w:szCs w:val="23"/>
          <w:bdr w:val="none" w:sz="0" w:space="0" w:color="auto" w:frame="1"/>
        </w:rPr>
        <w:t>ICT</w:t>
      </w:r>
      <w:r w:rsidR="00703FF5" w:rsidRPr="00B336FE">
        <w:rPr>
          <w:rFonts w:ascii="Helvetica" w:eastAsia="Times New Roman" w:hAnsi="Helvetica" w:cs="Times New Roman"/>
          <w:b/>
          <w:bCs/>
          <w:i/>
          <w:iCs/>
          <w:color w:val="222222"/>
          <w:sz w:val="23"/>
          <w:szCs w:val="23"/>
          <w:bdr w:val="none" w:sz="0" w:space="0" w:color="auto" w:frame="1"/>
        </w:rPr>
        <w:t xml:space="preserve"> to address these safety and security challenges.</w:t>
      </w:r>
    </w:p>
    <w:p w14:paraId="4AC89DEF" w14:textId="0D5FB3F7" w:rsidR="00703FF5" w:rsidRDefault="00703FF5" w:rsidP="00703FF5">
      <w:pPr>
        <w:shd w:val="clear" w:color="auto" w:fill="F5F5F5"/>
        <w:spacing w:after="0" w:line="240" w:lineRule="auto"/>
        <w:rPr>
          <w:rFonts w:ascii="Helvetica" w:eastAsia="Times New Roman" w:hAnsi="Helvetica" w:cs="Times New Roman"/>
          <w:b/>
          <w:bCs/>
          <w:i/>
          <w:iCs/>
          <w:color w:val="222222"/>
          <w:sz w:val="23"/>
          <w:szCs w:val="23"/>
          <w:bdr w:val="none" w:sz="0" w:space="0" w:color="auto" w:frame="1"/>
        </w:rPr>
      </w:pPr>
    </w:p>
    <w:p w14:paraId="24C07E16" w14:textId="0A4B4490" w:rsidR="00703FF5" w:rsidRPr="00B336FE" w:rsidRDefault="00703FF5" w:rsidP="00703FF5">
      <w:pPr>
        <w:shd w:val="clear" w:color="auto" w:fill="F5F5F5"/>
        <w:spacing w:after="0" w:line="240" w:lineRule="auto"/>
        <w:rPr>
          <w:rFonts w:ascii="Helvetica" w:eastAsia="Times New Roman" w:hAnsi="Helvetica" w:cs="Times New Roman"/>
          <w:color w:val="E99B51"/>
          <w:sz w:val="23"/>
          <w:szCs w:val="23"/>
        </w:rPr>
      </w:pPr>
      <w:r w:rsidRPr="00B336FE">
        <w:rPr>
          <w:rFonts w:ascii="Helvetica" w:eastAsia="Times New Roman" w:hAnsi="Helvetica" w:cs="Times New Roman"/>
          <w:b/>
          <w:bCs/>
          <w:color w:val="E99B51"/>
          <w:sz w:val="23"/>
          <w:szCs w:val="23"/>
          <w:bdr w:val="none" w:sz="0" w:space="0" w:color="auto" w:frame="1"/>
        </w:rPr>
        <w:t>NCS</w:t>
      </w:r>
      <w:r w:rsidRPr="0038747A">
        <w:rPr>
          <w:rFonts w:ascii="Helvetica" w:eastAsia="Times New Roman" w:hAnsi="Helvetica" w:cs="Times New Roman"/>
          <w:b/>
          <w:bCs/>
          <w:color w:val="E99B51"/>
          <w:sz w:val="23"/>
          <w:szCs w:val="23"/>
          <w:bdr w:val="none" w:sz="0" w:space="0" w:color="auto" w:frame="1"/>
          <w:vertAlign w:val="superscript"/>
        </w:rPr>
        <w:t>4</w:t>
      </w:r>
      <w:r w:rsidRPr="00B336FE">
        <w:rPr>
          <w:rFonts w:ascii="Helvetica" w:eastAsia="Times New Roman" w:hAnsi="Helvetica" w:cs="Times New Roman"/>
          <w:b/>
          <w:bCs/>
          <w:color w:val="E99B51"/>
          <w:sz w:val="23"/>
          <w:szCs w:val="23"/>
          <w:bdr w:val="none" w:sz="0" w:space="0" w:color="auto" w:frame="1"/>
        </w:rPr>
        <w:t xml:space="preserve"> AND </w:t>
      </w:r>
      <w:r>
        <w:rPr>
          <w:rFonts w:ascii="Helvetica" w:eastAsia="Times New Roman" w:hAnsi="Helvetica" w:cs="Times New Roman"/>
          <w:b/>
          <w:bCs/>
          <w:color w:val="E99B51"/>
          <w:sz w:val="23"/>
          <w:szCs w:val="23"/>
          <w:bdr w:val="none" w:sz="0" w:space="0" w:color="auto" w:frame="1"/>
        </w:rPr>
        <w:t>ICT</w:t>
      </w:r>
    </w:p>
    <w:p w14:paraId="5978B6BA" w14:textId="44F73307" w:rsidR="00082886" w:rsidRDefault="00703FF5" w:rsidP="00082886">
      <w:pPr>
        <w:shd w:val="clear" w:color="auto" w:fill="F5F5F5"/>
        <w:spacing w:after="0" w:line="240" w:lineRule="auto"/>
        <w:rPr>
          <w:rFonts w:ascii="Helvetica" w:eastAsia="Times New Roman" w:hAnsi="Helvetica" w:cs="Times New Roman"/>
          <w:color w:val="222222"/>
          <w:sz w:val="23"/>
          <w:szCs w:val="23"/>
        </w:rPr>
      </w:pPr>
      <w:r w:rsidRPr="00B336FE">
        <w:rPr>
          <w:rFonts w:ascii="Helvetica" w:eastAsia="Times New Roman" w:hAnsi="Helvetica" w:cs="Times New Roman"/>
          <w:color w:val="222222"/>
          <w:sz w:val="23"/>
          <w:szCs w:val="23"/>
        </w:rPr>
        <w:t>In 201</w:t>
      </w:r>
      <w:r>
        <w:rPr>
          <w:rFonts w:ascii="Helvetica" w:eastAsia="Times New Roman" w:hAnsi="Helvetica" w:cs="Times New Roman"/>
          <w:color w:val="222222"/>
          <w:sz w:val="23"/>
          <w:szCs w:val="23"/>
        </w:rPr>
        <w:t>7</w:t>
      </w:r>
      <w:r w:rsidRPr="00B336FE">
        <w:rPr>
          <w:rFonts w:ascii="Helvetica" w:eastAsia="Times New Roman" w:hAnsi="Helvetica" w:cs="Times New Roman"/>
          <w:color w:val="222222"/>
          <w:sz w:val="23"/>
          <w:szCs w:val="23"/>
        </w:rPr>
        <w:t xml:space="preserve">, </w:t>
      </w:r>
      <w:r>
        <w:rPr>
          <w:rFonts w:ascii="Helvetica" w:eastAsia="Times New Roman" w:hAnsi="Helvetica" w:cs="Times New Roman"/>
          <w:color w:val="222222"/>
          <w:sz w:val="23"/>
          <w:szCs w:val="23"/>
        </w:rPr>
        <w:t xml:space="preserve">the </w:t>
      </w:r>
      <w:r w:rsidRPr="00703FF5">
        <w:rPr>
          <w:rFonts w:ascii="Helvetica" w:eastAsia="Times New Roman" w:hAnsi="Helvetica" w:cs="Times New Roman"/>
          <w:b/>
          <w:color w:val="222222"/>
          <w:sz w:val="23"/>
          <w:szCs w:val="23"/>
        </w:rPr>
        <w:t>International Institute for Counter-Terrorism (ICT</w:t>
      </w:r>
      <w:r>
        <w:rPr>
          <w:rFonts w:ascii="Helvetica" w:eastAsia="Times New Roman" w:hAnsi="Helvetica" w:cs="Times New Roman"/>
          <w:b/>
          <w:color w:val="222222"/>
          <w:sz w:val="23"/>
          <w:szCs w:val="23"/>
        </w:rPr>
        <w:t>)</w:t>
      </w:r>
      <w:r w:rsidRPr="00B336FE">
        <w:rPr>
          <w:rFonts w:ascii="Helvetica" w:eastAsia="Times New Roman" w:hAnsi="Helvetica" w:cs="Times New Roman"/>
          <w:b/>
          <w:bCs/>
          <w:color w:val="222222"/>
          <w:sz w:val="23"/>
          <w:szCs w:val="23"/>
          <w:bdr w:val="none" w:sz="0" w:space="0" w:color="auto" w:frame="1"/>
        </w:rPr>
        <w:t xml:space="preserve"> </w:t>
      </w:r>
      <w:r w:rsidRPr="00703FF5">
        <w:rPr>
          <w:rFonts w:ascii="Helvetica" w:eastAsia="Times New Roman" w:hAnsi="Helvetica" w:cs="Times New Roman"/>
          <w:bCs/>
          <w:color w:val="222222"/>
          <w:sz w:val="23"/>
          <w:szCs w:val="23"/>
          <w:bdr w:val="none" w:sz="0" w:space="0" w:color="auto" w:frame="1"/>
        </w:rPr>
        <w:t>and the</w:t>
      </w:r>
      <w:r w:rsidRPr="00B336FE">
        <w:rPr>
          <w:rFonts w:ascii="Helvetica" w:eastAsia="Times New Roman" w:hAnsi="Helvetica" w:cs="Times New Roman"/>
          <w:b/>
          <w:bCs/>
          <w:color w:val="222222"/>
          <w:sz w:val="23"/>
          <w:szCs w:val="23"/>
          <w:bdr w:val="none" w:sz="0" w:space="0" w:color="auto" w:frame="1"/>
        </w:rPr>
        <w:t xml:space="preserve"> University Southern Mississippi's USA, National Center for Spectator Sports Safety and Security (NCS</w:t>
      </w:r>
      <w:r w:rsidRPr="00703FF5">
        <w:rPr>
          <w:rFonts w:ascii="Helvetica" w:eastAsia="Times New Roman" w:hAnsi="Helvetica" w:cs="Times New Roman"/>
          <w:b/>
          <w:bCs/>
          <w:color w:val="222222"/>
          <w:sz w:val="23"/>
          <w:szCs w:val="23"/>
          <w:bdr w:val="none" w:sz="0" w:space="0" w:color="auto" w:frame="1"/>
          <w:vertAlign w:val="superscript"/>
        </w:rPr>
        <w:t>4</w:t>
      </w:r>
      <w:r w:rsidRPr="00B336FE">
        <w:rPr>
          <w:rFonts w:ascii="Helvetica" w:eastAsia="Times New Roman" w:hAnsi="Helvetica" w:cs="Times New Roman"/>
          <w:b/>
          <w:bCs/>
          <w:color w:val="222222"/>
          <w:sz w:val="23"/>
          <w:szCs w:val="23"/>
          <w:bdr w:val="none" w:sz="0" w:space="0" w:color="auto" w:frame="1"/>
        </w:rPr>
        <w:t>)</w:t>
      </w:r>
      <w:r w:rsidRPr="00B336FE">
        <w:rPr>
          <w:rFonts w:ascii="Helvetica" w:eastAsia="Times New Roman" w:hAnsi="Helvetica" w:cs="Times New Roman"/>
          <w:color w:val="222222"/>
          <w:sz w:val="23"/>
          <w:szCs w:val="23"/>
        </w:rPr>
        <w:t> </w:t>
      </w:r>
      <w:r>
        <w:rPr>
          <w:rFonts w:ascii="Helvetica" w:eastAsia="Times New Roman" w:hAnsi="Helvetica" w:cs="Times New Roman"/>
          <w:color w:val="222222"/>
          <w:sz w:val="23"/>
          <w:szCs w:val="23"/>
        </w:rPr>
        <w:t>signed a Memorandum of Understanding to foster international cooperating in education, training, research, and thought leadership in counter-terrorism.  Given the respective knowledge of each institution, ICT and NCS</w:t>
      </w:r>
      <w:r w:rsidRPr="00082886">
        <w:rPr>
          <w:rFonts w:ascii="Helvetica" w:eastAsia="Times New Roman" w:hAnsi="Helvetica" w:cs="Times New Roman"/>
          <w:color w:val="222222"/>
          <w:sz w:val="23"/>
          <w:szCs w:val="23"/>
          <w:vertAlign w:val="superscript"/>
        </w:rPr>
        <w:t>4</w:t>
      </w:r>
      <w:r>
        <w:rPr>
          <w:rFonts w:ascii="Helvetica" w:eastAsia="Times New Roman" w:hAnsi="Helvetica" w:cs="Times New Roman"/>
          <w:color w:val="222222"/>
          <w:sz w:val="23"/>
          <w:szCs w:val="23"/>
        </w:rPr>
        <w:t xml:space="preserve"> </w:t>
      </w:r>
      <w:r w:rsidR="00082886">
        <w:rPr>
          <w:rFonts w:ascii="Helvetica" w:eastAsia="Times New Roman" w:hAnsi="Helvetica" w:cs="Times New Roman"/>
          <w:color w:val="222222"/>
          <w:sz w:val="23"/>
          <w:szCs w:val="23"/>
        </w:rPr>
        <w:t>are developing</w:t>
      </w:r>
      <w:r>
        <w:rPr>
          <w:rFonts w:ascii="Helvetica" w:eastAsia="Times New Roman" w:hAnsi="Helvetica" w:cs="Times New Roman"/>
          <w:color w:val="222222"/>
          <w:sz w:val="23"/>
          <w:szCs w:val="23"/>
        </w:rPr>
        <w:t xml:space="preserve"> a series of </w:t>
      </w:r>
      <w:r w:rsidR="00082886">
        <w:rPr>
          <w:rFonts w:ascii="Helvetica" w:eastAsia="Times New Roman" w:hAnsi="Helvetica" w:cs="Times New Roman"/>
          <w:color w:val="222222"/>
          <w:sz w:val="23"/>
          <w:szCs w:val="23"/>
        </w:rPr>
        <w:t>educational</w:t>
      </w:r>
      <w:r>
        <w:rPr>
          <w:rFonts w:ascii="Helvetica" w:eastAsia="Times New Roman" w:hAnsi="Helvetica" w:cs="Times New Roman"/>
          <w:color w:val="222222"/>
          <w:sz w:val="23"/>
          <w:szCs w:val="23"/>
        </w:rPr>
        <w:t xml:space="preserve"> products about terrorism and counter-terrorism that will benefit law enforcement, security and intelligence agencies</w:t>
      </w:r>
      <w:r w:rsidR="00082886">
        <w:rPr>
          <w:rFonts w:ascii="Helvetica" w:eastAsia="Times New Roman" w:hAnsi="Helvetica" w:cs="Times New Roman"/>
          <w:color w:val="222222"/>
          <w:sz w:val="23"/>
          <w:szCs w:val="23"/>
        </w:rPr>
        <w:t xml:space="preserve"> around the world who are</w:t>
      </w:r>
      <w:r>
        <w:rPr>
          <w:rFonts w:ascii="Helvetica" w:eastAsia="Times New Roman" w:hAnsi="Helvetica" w:cs="Times New Roman"/>
          <w:color w:val="222222"/>
          <w:sz w:val="23"/>
          <w:szCs w:val="23"/>
        </w:rPr>
        <w:t xml:space="preserve"> dealing with threats to sports safety and </w:t>
      </w:r>
      <w:r>
        <w:rPr>
          <w:rFonts w:ascii="Helvetica" w:eastAsia="Times New Roman" w:hAnsi="Helvetica" w:cs="Times New Roman"/>
          <w:color w:val="222222"/>
          <w:sz w:val="23"/>
          <w:szCs w:val="23"/>
        </w:rPr>
        <w:lastRenderedPageBreak/>
        <w:t>security.</w:t>
      </w:r>
      <w:r w:rsidR="00082886">
        <w:rPr>
          <w:rFonts w:ascii="Helvetica" w:eastAsia="Times New Roman" w:hAnsi="Helvetica" w:cs="Times New Roman"/>
          <w:color w:val="222222"/>
          <w:sz w:val="23"/>
          <w:szCs w:val="23"/>
        </w:rPr>
        <w:t xml:space="preserve">  </w:t>
      </w:r>
      <w:r>
        <w:rPr>
          <w:rFonts w:ascii="Helvetica" w:eastAsia="Times New Roman" w:hAnsi="Helvetica" w:cs="Times New Roman"/>
          <w:color w:val="222222"/>
          <w:sz w:val="23"/>
          <w:szCs w:val="23"/>
        </w:rPr>
        <w:t xml:space="preserve"> </w:t>
      </w:r>
      <w:r w:rsidR="00082886">
        <w:rPr>
          <w:rFonts w:ascii="Helvetica" w:eastAsia="Times New Roman" w:hAnsi="Helvetica" w:cs="Times New Roman"/>
          <w:color w:val="222222"/>
          <w:sz w:val="23"/>
          <w:szCs w:val="23"/>
        </w:rPr>
        <w:t>The institutions will focus on development of joint training programs and addressing needs of industry and counterterrorism and sports safety and security professions.</w:t>
      </w:r>
    </w:p>
    <w:p w14:paraId="5A6D733A" w14:textId="4A2D3A9C" w:rsidR="00082886" w:rsidRDefault="00082886" w:rsidP="00082886">
      <w:pPr>
        <w:shd w:val="clear" w:color="auto" w:fill="F5F5F5"/>
        <w:spacing w:after="0" w:line="240" w:lineRule="auto"/>
        <w:rPr>
          <w:rFonts w:ascii="Helvetica" w:eastAsia="Times New Roman" w:hAnsi="Helvetica" w:cs="Times New Roman"/>
          <w:color w:val="222222"/>
          <w:sz w:val="23"/>
          <w:szCs w:val="23"/>
        </w:rPr>
      </w:pPr>
    </w:p>
    <w:p w14:paraId="3F4C8FA0" w14:textId="2FA3CBE6" w:rsidR="00717286" w:rsidRPr="00B336FE" w:rsidRDefault="00717286" w:rsidP="00717286">
      <w:pPr>
        <w:shd w:val="clear" w:color="auto" w:fill="F5F5F5"/>
        <w:spacing w:after="0" w:line="240" w:lineRule="auto"/>
        <w:rPr>
          <w:rFonts w:ascii="Helvetica" w:eastAsia="Times New Roman" w:hAnsi="Helvetica" w:cs="Times New Roman"/>
          <w:color w:val="E99B51"/>
          <w:sz w:val="23"/>
          <w:szCs w:val="23"/>
        </w:rPr>
      </w:pPr>
      <w:r>
        <w:rPr>
          <w:rFonts w:ascii="Helvetica" w:eastAsia="Times New Roman" w:hAnsi="Helvetica" w:cs="Times New Roman"/>
          <w:b/>
          <w:bCs/>
          <w:color w:val="E99B51"/>
          <w:sz w:val="23"/>
          <w:szCs w:val="23"/>
          <w:bdr w:val="none" w:sz="0" w:space="0" w:color="auto" w:frame="1"/>
        </w:rPr>
        <w:t>JOINT TRAINING PROGRAMS</w:t>
      </w:r>
    </w:p>
    <w:p w14:paraId="65EB9C9A" w14:textId="2A751CE7" w:rsidR="008C2A10" w:rsidRDefault="00717286" w:rsidP="00082886">
      <w:pPr>
        <w:shd w:val="clear" w:color="auto" w:fill="F5F5F5"/>
        <w:spacing w:after="0" w:line="240" w:lineRule="auto"/>
        <w:rPr>
          <w:rFonts w:ascii="Helvetica" w:eastAsia="Times New Roman" w:hAnsi="Helvetica" w:cs="Times New Roman"/>
          <w:color w:val="222222"/>
          <w:sz w:val="23"/>
          <w:szCs w:val="23"/>
        </w:rPr>
      </w:pPr>
      <w:r>
        <w:rPr>
          <w:rFonts w:ascii="Helvetica" w:eastAsia="Times New Roman" w:hAnsi="Helvetica" w:cs="Times New Roman"/>
          <w:color w:val="222222"/>
          <w:sz w:val="23"/>
          <w:szCs w:val="23"/>
        </w:rPr>
        <w:t>ICT and NCS</w:t>
      </w:r>
      <w:r w:rsidRPr="00F176EB">
        <w:rPr>
          <w:rFonts w:ascii="Helvetica" w:eastAsia="Times New Roman" w:hAnsi="Helvetica" w:cs="Times New Roman"/>
          <w:color w:val="222222"/>
          <w:sz w:val="23"/>
          <w:szCs w:val="23"/>
          <w:vertAlign w:val="superscript"/>
        </w:rPr>
        <w:t>4</w:t>
      </w:r>
      <w:r>
        <w:rPr>
          <w:rFonts w:ascii="Helvetica" w:eastAsia="Times New Roman" w:hAnsi="Helvetica" w:cs="Times New Roman"/>
          <w:color w:val="222222"/>
          <w:sz w:val="23"/>
          <w:szCs w:val="23"/>
        </w:rPr>
        <w:t xml:space="preserve"> are currently developing a </w:t>
      </w:r>
      <w:r w:rsidRPr="00717286">
        <w:rPr>
          <w:rFonts w:ascii="Helvetica" w:eastAsia="Times New Roman" w:hAnsi="Helvetica" w:cs="Times New Roman"/>
          <w:color w:val="222222"/>
          <w:sz w:val="23"/>
          <w:szCs w:val="23"/>
        </w:rPr>
        <w:t xml:space="preserve">3.5-day pilot course </w:t>
      </w:r>
      <w:r>
        <w:rPr>
          <w:rFonts w:ascii="Helvetica" w:eastAsia="Times New Roman" w:hAnsi="Helvetica" w:cs="Times New Roman"/>
          <w:color w:val="222222"/>
          <w:sz w:val="23"/>
          <w:szCs w:val="23"/>
        </w:rPr>
        <w:t xml:space="preserve">for senior leaders and managers.  The inaugural course </w:t>
      </w:r>
      <w:r w:rsidRPr="00717286">
        <w:rPr>
          <w:rFonts w:ascii="Helvetica" w:eastAsia="Times New Roman" w:hAnsi="Helvetica" w:cs="Times New Roman"/>
          <w:color w:val="222222"/>
          <w:sz w:val="23"/>
          <w:szCs w:val="23"/>
        </w:rPr>
        <w:t>is planned for 12-15 July 2018 in Louisville, Kentucky (USA).  The course will be taught by subject matter e</w:t>
      </w:r>
      <w:r w:rsidR="00F176EB">
        <w:rPr>
          <w:rFonts w:ascii="Helvetica" w:eastAsia="Times New Roman" w:hAnsi="Helvetica" w:cs="Times New Roman"/>
          <w:color w:val="222222"/>
          <w:sz w:val="23"/>
          <w:szCs w:val="23"/>
        </w:rPr>
        <w:t>xperts in international counter</w:t>
      </w:r>
      <w:r w:rsidRPr="00717286">
        <w:rPr>
          <w:rFonts w:ascii="Helvetica" w:eastAsia="Times New Roman" w:hAnsi="Helvetica" w:cs="Times New Roman"/>
          <w:color w:val="222222"/>
          <w:sz w:val="23"/>
          <w:szCs w:val="23"/>
        </w:rPr>
        <w:t>terrorism and sport safety and security from ICT and NCS</w:t>
      </w:r>
      <w:r w:rsidRPr="008C2A10">
        <w:rPr>
          <w:rFonts w:ascii="Helvetica" w:eastAsia="Times New Roman" w:hAnsi="Helvetica" w:cs="Times New Roman"/>
          <w:color w:val="222222"/>
          <w:sz w:val="23"/>
          <w:szCs w:val="23"/>
          <w:vertAlign w:val="superscript"/>
        </w:rPr>
        <w:t>4</w:t>
      </w:r>
      <w:r w:rsidRPr="00717286">
        <w:rPr>
          <w:rFonts w:ascii="Helvetica" w:eastAsia="Times New Roman" w:hAnsi="Helvetica" w:cs="Times New Roman"/>
          <w:color w:val="222222"/>
          <w:sz w:val="23"/>
          <w:szCs w:val="23"/>
        </w:rPr>
        <w:t>.</w:t>
      </w:r>
      <w:r>
        <w:rPr>
          <w:rFonts w:ascii="Helvetica" w:eastAsia="Times New Roman" w:hAnsi="Helvetica" w:cs="Times New Roman"/>
          <w:color w:val="222222"/>
          <w:sz w:val="23"/>
          <w:szCs w:val="23"/>
        </w:rPr>
        <w:t xml:space="preserve">  The course </w:t>
      </w:r>
      <w:r w:rsidR="008C2A10" w:rsidRPr="008C2A10">
        <w:rPr>
          <w:rFonts w:ascii="Helvetica" w:eastAsia="Times New Roman" w:hAnsi="Helvetica" w:cs="Times New Roman"/>
          <w:color w:val="222222"/>
          <w:sz w:val="23"/>
          <w:szCs w:val="23"/>
        </w:rPr>
        <w:t>is a scenario-based practicum, teaching</w:t>
      </w:r>
      <w:r>
        <w:rPr>
          <w:rFonts w:ascii="Helvetica" w:eastAsia="Times New Roman" w:hAnsi="Helvetica" w:cs="Times New Roman"/>
          <w:color w:val="222222"/>
          <w:sz w:val="23"/>
          <w:szCs w:val="23"/>
        </w:rPr>
        <w:t xml:space="preserve"> </w:t>
      </w:r>
      <w:r w:rsidR="008C2A10">
        <w:rPr>
          <w:rFonts w:ascii="Helvetica" w:eastAsia="Times New Roman" w:hAnsi="Helvetica" w:cs="Times New Roman"/>
          <w:color w:val="222222"/>
          <w:sz w:val="23"/>
          <w:szCs w:val="23"/>
        </w:rPr>
        <w:t xml:space="preserve">participants about terrorism, how terrorism is evolving, the challenges of counterterrorism, and how to mitigate the risks posed by terrorism through </w:t>
      </w:r>
      <w:r w:rsidR="00F176EB">
        <w:rPr>
          <w:rFonts w:ascii="Helvetica" w:eastAsia="Times New Roman" w:hAnsi="Helvetica" w:cs="Times New Roman"/>
          <w:color w:val="222222"/>
          <w:sz w:val="23"/>
          <w:szCs w:val="23"/>
        </w:rPr>
        <w:t xml:space="preserve">operations </w:t>
      </w:r>
      <w:r w:rsidR="008C2A10">
        <w:rPr>
          <w:rFonts w:ascii="Helvetica" w:eastAsia="Times New Roman" w:hAnsi="Helvetica" w:cs="Times New Roman"/>
          <w:color w:val="222222"/>
          <w:sz w:val="23"/>
          <w:szCs w:val="23"/>
        </w:rPr>
        <w:t xml:space="preserve">planning and protective measures.  This unique course will use a Red Team to </w:t>
      </w:r>
      <w:r w:rsidR="000D63A6">
        <w:rPr>
          <w:rFonts w:ascii="Helvetica" w:eastAsia="Times New Roman" w:hAnsi="Helvetica" w:cs="Times New Roman"/>
          <w:color w:val="222222"/>
          <w:sz w:val="23"/>
          <w:szCs w:val="23"/>
        </w:rPr>
        <w:t>foster understanding about</w:t>
      </w:r>
      <w:r w:rsidR="008C2A10">
        <w:rPr>
          <w:rFonts w:ascii="Helvetica" w:eastAsia="Times New Roman" w:hAnsi="Helvetica" w:cs="Times New Roman"/>
          <w:color w:val="222222"/>
          <w:sz w:val="23"/>
          <w:szCs w:val="23"/>
        </w:rPr>
        <w:t xml:space="preserve"> how terrorist</w:t>
      </w:r>
      <w:r w:rsidR="000D63A6">
        <w:rPr>
          <w:rFonts w:ascii="Helvetica" w:eastAsia="Times New Roman" w:hAnsi="Helvetica" w:cs="Times New Roman"/>
          <w:color w:val="222222"/>
          <w:sz w:val="23"/>
          <w:szCs w:val="23"/>
        </w:rPr>
        <w:t>s</w:t>
      </w:r>
      <w:r w:rsidR="008C2A10">
        <w:rPr>
          <w:rFonts w:ascii="Helvetica" w:eastAsia="Times New Roman" w:hAnsi="Helvetica" w:cs="Times New Roman"/>
          <w:color w:val="222222"/>
          <w:sz w:val="23"/>
          <w:szCs w:val="23"/>
        </w:rPr>
        <w:t xml:space="preserve"> plan</w:t>
      </w:r>
      <w:r w:rsidR="000D63A6">
        <w:rPr>
          <w:rFonts w:ascii="Helvetica" w:eastAsia="Times New Roman" w:hAnsi="Helvetica" w:cs="Times New Roman"/>
          <w:color w:val="222222"/>
          <w:sz w:val="23"/>
          <w:szCs w:val="23"/>
        </w:rPr>
        <w:t>,</w:t>
      </w:r>
      <w:r w:rsidR="008C2A10">
        <w:rPr>
          <w:rFonts w:ascii="Helvetica" w:eastAsia="Times New Roman" w:hAnsi="Helvetica" w:cs="Times New Roman"/>
          <w:color w:val="222222"/>
          <w:sz w:val="23"/>
          <w:szCs w:val="23"/>
        </w:rPr>
        <w:t xml:space="preserve"> and will allow participants to use an actual </w:t>
      </w:r>
      <w:r w:rsidR="000D63A6">
        <w:rPr>
          <w:rFonts w:ascii="Helvetica" w:eastAsia="Times New Roman" w:hAnsi="Helvetica" w:cs="Times New Roman"/>
          <w:color w:val="222222"/>
          <w:sz w:val="23"/>
          <w:szCs w:val="23"/>
        </w:rPr>
        <w:t xml:space="preserve">professional or collegiate </w:t>
      </w:r>
      <w:r w:rsidR="008C2A10">
        <w:rPr>
          <w:rFonts w:ascii="Helvetica" w:eastAsia="Times New Roman" w:hAnsi="Helvetica" w:cs="Times New Roman"/>
          <w:color w:val="222222"/>
          <w:sz w:val="23"/>
          <w:szCs w:val="23"/>
        </w:rPr>
        <w:t xml:space="preserve">sports event and venue to evaluate their own plans. </w:t>
      </w:r>
    </w:p>
    <w:p w14:paraId="297E1AF6" w14:textId="77777777" w:rsidR="008C2A10" w:rsidRDefault="008C2A10" w:rsidP="00082886">
      <w:pPr>
        <w:shd w:val="clear" w:color="auto" w:fill="F5F5F5"/>
        <w:spacing w:after="0" w:line="240" w:lineRule="auto"/>
        <w:rPr>
          <w:rFonts w:ascii="Helvetica" w:eastAsia="Times New Roman" w:hAnsi="Helvetica" w:cs="Times New Roman"/>
          <w:color w:val="222222"/>
          <w:sz w:val="23"/>
          <w:szCs w:val="23"/>
        </w:rPr>
      </w:pPr>
    </w:p>
    <w:p w14:paraId="42CA8E6C" w14:textId="7641B8B6" w:rsidR="008C2A10" w:rsidRPr="003E3EBC" w:rsidRDefault="008C2A10" w:rsidP="008C2A10">
      <w:pPr>
        <w:shd w:val="clear" w:color="auto" w:fill="F5F5F5"/>
        <w:spacing w:after="0" w:line="240" w:lineRule="auto"/>
        <w:rPr>
          <w:rFonts w:ascii="Helvetica" w:eastAsia="Times New Roman" w:hAnsi="Helvetica" w:cs="Times New Roman"/>
          <w:b/>
          <w:color w:val="E99B51"/>
          <w:sz w:val="23"/>
          <w:szCs w:val="23"/>
          <w:u w:val="single"/>
        </w:rPr>
      </w:pPr>
      <w:r w:rsidRPr="003E3EBC">
        <w:rPr>
          <w:rFonts w:ascii="Helvetica" w:eastAsia="Times New Roman" w:hAnsi="Helvetica" w:cs="Times New Roman"/>
          <w:b/>
          <w:i/>
          <w:iCs/>
          <w:color w:val="E99B51"/>
          <w:sz w:val="23"/>
          <w:szCs w:val="23"/>
          <w:bdr w:val="none" w:sz="0" w:space="0" w:color="auto" w:frame="1"/>
        </w:rPr>
        <w:t>About NCS</w:t>
      </w:r>
      <w:r w:rsidRPr="003E3EBC">
        <w:rPr>
          <w:rFonts w:ascii="Helvetica" w:eastAsia="Times New Roman" w:hAnsi="Helvetica" w:cs="Times New Roman"/>
          <w:b/>
          <w:i/>
          <w:iCs/>
          <w:color w:val="E99B51"/>
          <w:sz w:val="23"/>
          <w:szCs w:val="23"/>
          <w:bdr w:val="none" w:sz="0" w:space="0" w:color="auto" w:frame="1"/>
          <w:vertAlign w:val="superscript"/>
        </w:rPr>
        <w:t>4</w:t>
      </w:r>
    </w:p>
    <w:p w14:paraId="442E4C83" w14:textId="508949E7" w:rsidR="00717286" w:rsidRDefault="008C2A10" w:rsidP="008C2A10">
      <w:pPr>
        <w:shd w:val="clear" w:color="auto" w:fill="F5F5F5"/>
        <w:spacing w:after="0" w:line="240" w:lineRule="auto"/>
        <w:rPr>
          <w:rFonts w:ascii="Helvetica" w:eastAsia="Times New Roman" w:hAnsi="Helvetica" w:cs="Times New Roman"/>
          <w:i/>
          <w:iCs/>
          <w:color w:val="222222"/>
          <w:sz w:val="23"/>
          <w:szCs w:val="23"/>
          <w:bdr w:val="none" w:sz="0" w:space="0" w:color="auto" w:frame="1"/>
        </w:rPr>
      </w:pPr>
      <w:r w:rsidRPr="00B336FE">
        <w:rPr>
          <w:rFonts w:ascii="Helvetica" w:eastAsia="Times New Roman" w:hAnsi="Helvetica" w:cs="Times New Roman"/>
          <w:i/>
          <w:iCs/>
          <w:color w:val="222222"/>
          <w:sz w:val="23"/>
          <w:szCs w:val="23"/>
          <w:bdr w:val="none" w:sz="0" w:space="0" w:color="auto" w:frame="1"/>
        </w:rPr>
        <w:t>The National Center for Spectator Sports Safety and Security (NCS</w:t>
      </w:r>
      <w:r w:rsidRPr="008C2A10">
        <w:rPr>
          <w:rFonts w:ascii="Helvetica" w:eastAsia="Times New Roman" w:hAnsi="Helvetica" w:cs="Times New Roman"/>
          <w:i/>
          <w:iCs/>
          <w:color w:val="222222"/>
          <w:sz w:val="23"/>
          <w:szCs w:val="23"/>
          <w:bdr w:val="none" w:sz="0" w:space="0" w:color="auto" w:frame="1"/>
          <w:vertAlign w:val="superscript"/>
        </w:rPr>
        <w:t>4</w:t>
      </w:r>
      <w:r w:rsidRPr="00B336FE">
        <w:rPr>
          <w:rFonts w:ascii="Helvetica" w:eastAsia="Times New Roman" w:hAnsi="Helvetica" w:cs="Times New Roman"/>
          <w:i/>
          <w:iCs/>
          <w:color w:val="222222"/>
          <w:sz w:val="23"/>
          <w:szCs w:val="23"/>
          <w:bdr w:val="none" w:sz="0" w:space="0" w:color="auto" w:frame="1"/>
        </w:rPr>
        <w:t>) at </w:t>
      </w:r>
      <w:hyperlink r:id="rId24" w:history="1">
        <w:r w:rsidRPr="00B336FE">
          <w:rPr>
            <w:rFonts w:ascii="Helvetica" w:eastAsia="Times New Roman" w:hAnsi="Helvetica" w:cs="Times New Roman"/>
            <w:i/>
            <w:iCs/>
            <w:color w:val="ECAC00"/>
            <w:sz w:val="23"/>
            <w:szCs w:val="23"/>
            <w:bdr w:val="none" w:sz="0" w:space="0" w:color="auto" w:frame="1"/>
          </w:rPr>
          <w:t>the University of Southern Mississippi</w:t>
        </w:r>
      </w:hyperlink>
      <w:r w:rsidRPr="00B336FE">
        <w:rPr>
          <w:rFonts w:ascii="Helvetica" w:eastAsia="Times New Roman" w:hAnsi="Helvetica" w:cs="Times New Roman"/>
          <w:i/>
          <w:iCs/>
          <w:color w:val="222222"/>
          <w:sz w:val="23"/>
          <w:szCs w:val="23"/>
          <w:bdr w:val="none" w:sz="0" w:space="0" w:color="auto" w:frame="1"/>
        </w:rPr>
        <w:t>, supports the advancement of sport safety and security through training, professional development, academic programs and research. NCS4 collaborates with professional leagues, open access events, intercollegiate and interscholastic athletics, along with professional associations, private sector firms, and government agencies. It is a critical resource for sport venue managers, event managers, first responders, and other key stakeholders.</w:t>
      </w:r>
    </w:p>
    <w:p w14:paraId="3DE4F9FC" w14:textId="145714F0" w:rsidR="008C2A10" w:rsidRDefault="008C2A10" w:rsidP="008C2A10">
      <w:pPr>
        <w:shd w:val="clear" w:color="auto" w:fill="F5F5F5"/>
        <w:spacing w:after="0" w:line="240" w:lineRule="auto"/>
        <w:rPr>
          <w:rFonts w:ascii="Helvetica" w:eastAsia="Times New Roman" w:hAnsi="Helvetica" w:cs="Times New Roman"/>
          <w:i/>
          <w:iCs/>
          <w:color w:val="222222"/>
          <w:sz w:val="23"/>
          <w:szCs w:val="23"/>
          <w:bdr w:val="none" w:sz="0" w:space="0" w:color="auto" w:frame="1"/>
        </w:rPr>
      </w:pPr>
    </w:p>
    <w:p w14:paraId="6BCAED3D" w14:textId="5C779A75" w:rsidR="008C2A10" w:rsidRPr="003E3EBC" w:rsidRDefault="008C2A10" w:rsidP="008C2A10">
      <w:pPr>
        <w:shd w:val="clear" w:color="auto" w:fill="F5F5F5"/>
        <w:spacing w:after="0" w:line="240" w:lineRule="auto"/>
        <w:rPr>
          <w:rFonts w:ascii="Helvetica" w:eastAsia="Times New Roman" w:hAnsi="Helvetica" w:cs="Times New Roman"/>
          <w:b/>
          <w:i/>
          <w:iCs/>
          <w:color w:val="E99B51"/>
          <w:sz w:val="23"/>
          <w:szCs w:val="23"/>
          <w:bdr w:val="none" w:sz="0" w:space="0" w:color="auto" w:frame="1"/>
        </w:rPr>
      </w:pPr>
      <w:r w:rsidRPr="003E3EBC">
        <w:rPr>
          <w:rFonts w:ascii="Helvetica" w:eastAsia="Times New Roman" w:hAnsi="Helvetica" w:cs="Times New Roman"/>
          <w:b/>
          <w:i/>
          <w:iCs/>
          <w:color w:val="E99B51"/>
          <w:sz w:val="23"/>
          <w:szCs w:val="23"/>
          <w:bdr w:val="none" w:sz="0" w:space="0" w:color="auto" w:frame="1"/>
        </w:rPr>
        <w:t>About ICT</w:t>
      </w:r>
    </w:p>
    <w:p w14:paraId="736D6D5E" w14:textId="6ACF0FA6" w:rsidR="008C2A10" w:rsidRPr="008C2A10" w:rsidRDefault="008C2A10" w:rsidP="008C2A10">
      <w:pPr>
        <w:shd w:val="clear" w:color="auto" w:fill="F5F5F5"/>
        <w:spacing w:after="0" w:line="240" w:lineRule="auto"/>
        <w:rPr>
          <w:rFonts w:ascii="Helvetica" w:eastAsia="Times New Roman" w:hAnsi="Helvetica" w:cs="Times New Roman"/>
          <w:i/>
          <w:iCs/>
          <w:color w:val="222222"/>
          <w:sz w:val="23"/>
          <w:szCs w:val="23"/>
          <w:bdr w:val="none" w:sz="0" w:space="0" w:color="auto" w:frame="1"/>
        </w:rPr>
      </w:pPr>
      <w:r w:rsidRPr="008C2A10">
        <w:rPr>
          <w:rFonts w:ascii="Helvetica" w:eastAsia="Times New Roman" w:hAnsi="Helvetica" w:cs="Times New Roman"/>
          <w:i/>
          <w:iCs/>
          <w:color w:val="222222"/>
          <w:sz w:val="23"/>
          <w:szCs w:val="23"/>
          <w:bdr w:val="none" w:sz="0" w:space="0" w:color="auto" w:frame="1"/>
        </w:rPr>
        <w:t xml:space="preserve">Founded in 1996, the </w:t>
      </w:r>
      <w:hyperlink r:id="rId25" w:history="1">
        <w:r w:rsidRPr="008C2A10">
          <w:rPr>
            <w:rStyle w:val="Hyperlink"/>
            <w:rFonts w:ascii="Helvetica" w:eastAsia="Times New Roman" w:hAnsi="Helvetica" w:cs="Times New Roman"/>
            <w:i/>
            <w:iCs/>
            <w:sz w:val="23"/>
            <w:szCs w:val="23"/>
            <w:bdr w:val="none" w:sz="0" w:space="0" w:color="auto" w:frame="1"/>
          </w:rPr>
          <w:t>International Institute for Counter-Terrorism (ICT)</w:t>
        </w:r>
      </w:hyperlink>
      <w:r w:rsidRPr="008C2A10">
        <w:rPr>
          <w:rFonts w:ascii="Helvetica" w:eastAsia="Times New Roman" w:hAnsi="Helvetica" w:cs="Times New Roman"/>
          <w:i/>
          <w:iCs/>
          <w:color w:val="222222"/>
          <w:sz w:val="23"/>
          <w:szCs w:val="23"/>
          <w:bdr w:val="none" w:sz="0" w:space="0" w:color="auto" w:frame="1"/>
        </w:rPr>
        <w:t xml:space="preserve"> is one of the leading academic institutes for counter-terrorism in the world, facilitating international cooperation in the global struggle against terrorism. ICT is an independent think tank providing expertise in terrorism, counter-terrorism, homeland security, threat vulnerability, risk assessment, intelligence analysis, national security and defense policy.</w:t>
      </w:r>
      <w:r>
        <w:rPr>
          <w:rFonts w:ascii="Helvetica" w:eastAsia="Times New Roman" w:hAnsi="Helvetica" w:cs="Times New Roman"/>
          <w:i/>
          <w:iCs/>
          <w:color w:val="222222"/>
          <w:sz w:val="23"/>
          <w:szCs w:val="23"/>
          <w:bdr w:val="none" w:sz="0" w:space="0" w:color="auto" w:frame="1"/>
        </w:rPr>
        <w:t xml:space="preserve">  </w:t>
      </w:r>
      <w:r w:rsidRPr="008C2A10">
        <w:rPr>
          <w:rFonts w:ascii="Helvetica" w:eastAsia="Times New Roman" w:hAnsi="Helvetica" w:cs="Times New Roman"/>
          <w:i/>
          <w:iCs/>
          <w:color w:val="222222"/>
          <w:sz w:val="23"/>
          <w:szCs w:val="23"/>
          <w:bdr w:val="none" w:sz="0" w:space="0" w:color="auto" w:frame="1"/>
        </w:rPr>
        <w:t>ICT also serves as a joint forum for international policymakers and scholars to share information and expertise through research papers, situation reports and academic publications for worldwide distribution. A number of international seminars, workshops and conferences are organized monthly by ICT to discuss and educate on global and regional issues of security, defense, and public policy in order to better facilitate the exchange of perspectives, information and proposals for policy action. Finally, ICT administers the largest public domain research database on the Internet encompassing global terrorist attacks, terrorist organizations and activists in addition to statistical reports.</w:t>
      </w:r>
    </w:p>
    <w:p w14:paraId="456B51FC" w14:textId="77777777" w:rsidR="00717286" w:rsidRDefault="00717286" w:rsidP="00082886">
      <w:pPr>
        <w:shd w:val="clear" w:color="auto" w:fill="F5F5F5"/>
        <w:spacing w:after="0" w:line="240" w:lineRule="auto"/>
        <w:rPr>
          <w:rFonts w:ascii="Helvetica" w:eastAsia="Times New Roman" w:hAnsi="Helvetica" w:cs="Times New Roman"/>
          <w:color w:val="222222"/>
          <w:sz w:val="23"/>
          <w:szCs w:val="23"/>
        </w:rPr>
      </w:pPr>
    </w:p>
    <w:p w14:paraId="3F130C4B" w14:textId="77777777" w:rsidR="00082886" w:rsidRPr="00082886" w:rsidRDefault="00082886" w:rsidP="00082886">
      <w:pPr>
        <w:shd w:val="clear" w:color="auto" w:fill="F5F5F5"/>
        <w:spacing w:after="0" w:line="240" w:lineRule="auto"/>
        <w:rPr>
          <w:rFonts w:ascii="Helvetica" w:eastAsia="Times New Roman" w:hAnsi="Helvetica" w:cs="Times New Roman"/>
          <w:b/>
          <w:bCs/>
          <w:i/>
          <w:iCs/>
          <w:color w:val="222222"/>
          <w:sz w:val="23"/>
          <w:szCs w:val="23"/>
          <w:bdr w:val="none" w:sz="0" w:space="0" w:color="auto" w:frame="1"/>
        </w:rPr>
      </w:pPr>
    </w:p>
    <w:p w14:paraId="77B7CEBA" w14:textId="77777777" w:rsidR="00703FF5" w:rsidRPr="00B336FE" w:rsidRDefault="00703FF5" w:rsidP="00703FF5">
      <w:pPr>
        <w:shd w:val="clear" w:color="auto" w:fill="F5F5F5"/>
        <w:spacing w:after="0" w:line="240" w:lineRule="auto"/>
        <w:rPr>
          <w:rFonts w:ascii="Helvetica" w:eastAsia="Times New Roman" w:hAnsi="Helvetica" w:cs="Times New Roman"/>
          <w:color w:val="222222"/>
          <w:sz w:val="23"/>
          <w:szCs w:val="23"/>
        </w:rPr>
      </w:pPr>
    </w:p>
    <w:p w14:paraId="3DBB72E8" w14:textId="1433075B" w:rsidR="00051504" w:rsidRPr="00B336FE" w:rsidRDefault="00051504" w:rsidP="00B336FE"/>
    <w:sectPr w:rsidR="00051504" w:rsidRPr="00B336FE" w:rsidSect="00E728C1">
      <w:pgSz w:w="15840" w:h="12240" w:orient="landscape"/>
      <w:pgMar w:top="990" w:right="1440" w:bottom="108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 w:author="Christopher Kinnan" w:date="2018-01-04T15:16:00Z" w:initials="CK">
    <w:p w14:paraId="01BBEAC1" w14:textId="77777777" w:rsidR="00C9645D" w:rsidRDefault="00C9645D">
      <w:pPr>
        <w:pStyle w:val="CommentText"/>
      </w:pPr>
      <w:r>
        <w:rPr>
          <w:rStyle w:val="CommentReference"/>
        </w:rPr>
        <w:annotationRef/>
      </w:r>
      <w:r>
        <w:t>Redirect this to the Strategic Partners tab.</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1BBEAC1"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Segoe UI">
    <w:panose1 w:val="020B0502040204020203"/>
    <w:charset w:val="00"/>
    <w:family w:val="swiss"/>
    <w:pitch w:val="variable"/>
    <w:sig w:usb0="E4002EFF" w:usb1="C000E47F" w:usb2="00000009" w:usb3="00000000" w:csb0="000001FF" w:csb1="00000000"/>
  </w:font>
  <w:font w:name="BebasNeueRegular">
    <w:altName w:val="Times New Roman"/>
    <w:panose1 w:val="00000000000000000000"/>
    <w:charset w:val="00"/>
    <w:family w:val="roman"/>
    <w:notTrueType/>
    <w:pitch w:val="default"/>
  </w:font>
  <w:font w:name="Helvetica">
    <w:panose1 w:val="020B0604020202020204"/>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DD67E0"/>
    <w:multiLevelType w:val="hybridMultilevel"/>
    <w:tmpl w:val="B31CEEFC"/>
    <w:lvl w:ilvl="0" w:tplc="DC9E2B6E">
      <w:numFmt w:val="bullet"/>
      <w:lvlText w:val="•"/>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AE91089"/>
    <w:multiLevelType w:val="multilevel"/>
    <w:tmpl w:val="F6408C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0EE0808"/>
    <w:multiLevelType w:val="hybridMultilevel"/>
    <w:tmpl w:val="46E8868A"/>
    <w:lvl w:ilvl="0" w:tplc="DC9E2B6E">
      <w:numFmt w:val="bullet"/>
      <w:lvlText w:val="•"/>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CFB7341"/>
    <w:multiLevelType w:val="hybridMultilevel"/>
    <w:tmpl w:val="B66A9ABA"/>
    <w:lvl w:ilvl="0" w:tplc="DC9E2B6E">
      <w:numFmt w:val="bullet"/>
      <w:lvlText w:val="•"/>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3"/>
  </w:num>
  <w:num w:numId="4">
    <w:abstractNumId w:val="2"/>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Christopher Kinnan">
    <w15:presenceInfo w15:providerId="AD" w15:userId="S-1-5-21-3885718231-639565703-585033454-23928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36FE"/>
    <w:rsid w:val="00051504"/>
    <w:rsid w:val="00082886"/>
    <w:rsid w:val="000D63A6"/>
    <w:rsid w:val="0038747A"/>
    <w:rsid w:val="003E3EBC"/>
    <w:rsid w:val="0052571E"/>
    <w:rsid w:val="005A6C81"/>
    <w:rsid w:val="006B61D5"/>
    <w:rsid w:val="00703FF5"/>
    <w:rsid w:val="00717286"/>
    <w:rsid w:val="007340FB"/>
    <w:rsid w:val="0073470B"/>
    <w:rsid w:val="00791BF2"/>
    <w:rsid w:val="00795ABB"/>
    <w:rsid w:val="008721A4"/>
    <w:rsid w:val="008C2A10"/>
    <w:rsid w:val="00B336FE"/>
    <w:rsid w:val="00B93D0F"/>
    <w:rsid w:val="00C9645D"/>
    <w:rsid w:val="00DC2600"/>
    <w:rsid w:val="00E728C1"/>
    <w:rsid w:val="00F176EB"/>
    <w:rsid w:val="00F26C0B"/>
    <w:rsid w:val="00FB39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083B6B"/>
  <w15:chartTrackingRefBased/>
  <w15:docId w15:val="{A834A682-5F31-499F-94BE-81D055D6AB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336FE"/>
    <w:rPr>
      <w:color w:val="0563C1" w:themeColor="hyperlink"/>
      <w:u w:val="single"/>
    </w:rPr>
  </w:style>
  <w:style w:type="table" w:styleId="GridTable4-Accent5">
    <w:name w:val="Grid Table 4 Accent 5"/>
    <w:basedOn w:val="TableNormal"/>
    <w:uiPriority w:val="49"/>
    <w:rsid w:val="00051504"/>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ListParagraph">
    <w:name w:val="List Paragraph"/>
    <w:basedOn w:val="Normal"/>
    <w:uiPriority w:val="34"/>
    <w:qFormat/>
    <w:rsid w:val="00051504"/>
    <w:pPr>
      <w:spacing w:after="0"/>
      <w:ind w:left="720"/>
      <w:contextualSpacing/>
    </w:pPr>
  </w:style>
  <w:style w:type="character" w:styleId="CommentReference">
    <w:name w:val="annotation reference"/>
    <w:basedOn w:val="DefaultParagraphFont"/>
    <w:uiPriority w:val="99"/>
    <w:semiHidden/>
    <w:unhideWhenUsed/>
    <w:rsid w:val="00C9645D"/>
    <w:rPr>
      <w:sz w:val="16"/>
      <w:szCs w:val="16"/>
    </w:rPr>
  </w:style>
  <w:style w:type="paragraph" w:styleId="CommentText">
    <w:name w:val="annotation text"/>
    <w:basedOn w:val="Normal"/>
    <w:link w:val="CommentTextChar"/>
    <w:uiPriority w:val="99"/>
    <w:semiHidden/>
    <w:unhideWhenUsed/>
    <w:rsid w:val="00C9645D"/>
    <w:pPr>
      <w:spacing w:line="240" w:lineRule="auto"/>
    </w:pPr>
    <w:rPr>
      <w:sz w:val="20"/>
      <w:szCs w:val="20"/>
    </w:rPr>
  </w:style>
  <w:style w:type="character" w:customStyle="1" w:styleId="CommentTextChar">
    <w:name w:val="Comment Text Char"/>
    <w:basedOn w:val="DefaultParagraphFont"/>
    <w:link w:val="CommentText"/>
    <w:uiPriority w:val="99"/>
    <w:semiHidden/>
    <w:rsid w:val="00C9645D"/>
    <w:rPr>
      <w:sz w:val="20"/>
      <w:szCs w:val="20"/>
    </w:rPr>
  </w:style>
  <w:style w:type="paragraph" w:styleId="CommentSubject">
    <w:name w:val="annotation subject"/>
    <w:basedOn w:val="CommentText"/>
    <w:next w:val="CommentText"/>
    <w:link w:val="CommentSubjectChar"/>
    <w:uiPriority w:val="99"/>
    <w:semiHidden/>
    <w:unhideWhenUsed/>
    <w:rsid w:val="00C9645D"/>
    <w:rPr>
      <w:b/>
      <w:bCs/>
    </w:rPr>
  </w:style>
  <w:style w:type="character" w:customStyle="1" w:styleId="CommentSubjectChar">
    <w:name w:val="Comment Subject Char"/>
    <w:basedOn w:val="CommentTextChar"/>
    <w:link w:val="CommentSubject"/>
    <w:uiPriority w:val="99"/>
    <w:semiHidden/>
    <w:rsid w:val="00C9645D"/>
    <w:rPr>
      <w:b/>
      <w:bCs/>
      <w:sz w:val="20"/>
      <w:szCs w:val="20"/>
    </w:rPr>
  </w:style>
  <w:style w:type="paragraph" w:styleId="BalloonText">
    <w:name w:val="Balloon Text"/>
    <w:basedOn w:val="Normal"/>
    <w:link w:val="BalloonTextChar"/>
    <w:uiPriority w:val="99"/>
    <w:semiHidden/>
    <w:unhideWhenUsed/>
    <w:rsid w:val="00C9645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9645D"/>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5987564">
      <w:bodyDiv w:val="1"/>
      <w:marLeft w:val="0"/>
      <w:marRight w:val="0"/>
      <w:marTop w:val="0"/>
      <w:marBottom w:val="0"/>
      <w:divBdr>
        <w:top w:val="none" w:sz="0" w:space="0" w:color="auto"/>
        <w:left w:val="none" w:sz="0" w:space="0" w:color="auto"/>
        <w:bottom w:val="none" w:sz="0" w:space="0" w:color="auto"/>
        <w:right w:val="none" w:sz="0" w:space="0" w:color="auto"/>
      </w:divBdr>
      <w:divsChild>
        <w:div w:id="1663393862">
          <w:marLeft w:val="0"/>
          <w:marRight w:val="0"/>
          <w:marTop w:val="0"/>
          <w:marBottom w:val="0"/>
          <w:divBdr>
            <w:top w:val="none" w:sz="0" w:space="0" w:color="auto"/>
            <w:left w:val="none" w:sz="0" w:space="0" w:color="auto"/>
            <w:bottom w:val="none" w:sz="0" w:space="0" w:color="auto"/>
            <w:right w:val="none" w:sz="0" w:space="0" w:color="auto"/>
          </w:divBdr>
          <w:divsChild>
            <w:div w:id="99186215">
              <w:marLeft w:val="0"/>
              <w:marRight w:val="0"/>
              <w:marTop w:val="0"/>
              <w:marBottom w:val="0"/>
              <w:divBdr>
                <w:top w:val="none" w:sz="0" w:space="0" w:color="auto"/>
                <w:left w:val="none" w:sz="0" w:space="0" w:color="auto"/>
                <w:bottom w:val="none" w:sz="0" w:space="0" w:color="auto"/>
                <w:right w:val="none" w:sz="0" w:space="0" w:color="auto"/>
              </w:divBdr>
              <w:divsChild>
                <w:div w:id="410398373">
                  <w:marLeft w:val="0"/>
                  <w:marRight w:val="0"/>
                  <w:marTop w:val="0"/>
                  <w:marBottom w:val="0"/>
                  <w:divBdr>
                    <w:top w:val="none" w:sz="0" w:space="0" w:color="auto"/>
                    <w:left w:val="none" w:sz="0" w:space="0" w:color="auto"/>
                    <w:bottom w:val="none" w:sz="0" w:space="0" w:color="auto"/>
                    <w:right w:val="none" w:sz="0" w:space="0" w:color="auto"/>
                  </w:divBdr>
                  <w:divsChild>
                    <w:div w:id="1952203618">
                      <w:marLeft w:val="360"/>
                      <w:marRight w:val="360"/>
                      <w:marTop w:val="0"/>
                      <w:marBottom w:val="0"/>
                      <w:divBdr>
                        <w:top w:val="none" w:sz="0" w:space="0" w:color="auto"/>
                        <w:left w:val="none" w:sz="0" w:space="0" w:color="auto"/>
                        <w:bottom w:val="none" w:sz="0" w:space="0" w:color="auto"/>
                        <w:right w:val="none" w:sz="0" w:space="0" w:color="auto"/>
                      </w:divBdr>
                      <w:divsChild>
                        <w:div w:id="190728380">
                          <w:marLeft w:val="0"/>
                          <w:marRight w:val="0"/>
                          <w:marTop w:val="0"/>
                          <w:marBottom w:val="600"/>
                          <w:divBdr>
                            <w:top w:val="none" w:sz="0" w:space="0" w:color="auto"/>
                            <w:left w:val="none" w:sz="0" w:space="0" w:color="auto"/>
                            <w:bottom w:val="none" w:sz="0" w:space="0" w:color="auto"/>
                            <w:right w:val="none" w:sz="0" w:space="0" w:color="auto"/>
                          </w:divBdr>
                          <w:divsChild>
                            <w:div w:id="242684990">
                              <w:marLeft w:val="0"/>
                              <w:marRight w:val="0"/>
                              <w:marTop w:val="0"/>
                              <w:marBottom w:val="0"/>
                              <w:divBdr>
                                <w:top w:val="none" w:sz="0" w:space="0" w:color="auto"/>
                                <w:left w:val="none" w:sz="0" w:space="0" w:color="auto"/>
                                <w:bottom w:val="none" w:sz="0" w:space="0" w:color="auto"/>
                                <w:right w:val="none" w:sz="0" w:space="0" w:color="auto"/>
                              </w:divBdr>
                              <w:divsChild>
                                <w:div w:id="1302268816">
                                  <w:marLeft w:val="0"/>
                                  <w:marRight w:val="0"/>
                                  <w:marTop w:val="0"/>
                                  <w:marBottom w:val="0"/>
                                  <w:divBdr>
                                    <w:top w:val="none" w:sz="0" w:space="0" w:color="auto"/>
                                    <w:left w:val="none" w:sz="0" w:space="0" w:color="auto"/>
                                    <w:bottom w:val="none" w:sz="0" w:space="0" w:color="auto"/>
                                    <w:right w:val="none" w:sz="0" w:space="0" w:color="auto"/>
                                  </w:divBdr>
                                  <w:divsChild>
                                    <w:div w:id="1697736346">
                                      <w:marLeft w:val="0"/>
                                      <w:marRight w:val="0"/>
                                      <w:marTop w:val="0"/>
                                      <w:marBottom w:val="0"/>
                                      <w:divBdr>
                                        <w:top w:val="none" w:sz="0" w:space="0" w:color="auto"/>
                                        <w:left w:val="none" w:sz="0" w:space="0" w:color="auto"/>
                                        <w:bottom w:val="none" w:sz="0" w:space="0" w:color="auto"/>
                                        <w:right w:val="none" w:sz="0" w:space="0" w:color="auto"/>
                                      </w:divBdr>
                                      <w:divsChild>
                                        <w:div w:id="1260405137">
                                          <w:marLeft w:val="0"/>
                                          <w:marRight w:val="0"/>
                                          <w:marTop w:val="0"/>
                                          <w:marBottom w:val="0"/>
                                          <w:divBdr>
                                            <w:top w:val="none" w:sz="0" w:space="0" w:color="auto"/>
                                            <w:left w:val="none" w:sz="0" w:space="0" w:color="auto"/>
                                            <w:bottom w:val="none" w:sz="0" w:space="0" w:color="auto"/>
                                            <w:right w:val="none" w:sz="0" w:space="0" w:color="auto"/>
                                          </w:divBdr>
                                          <w:divsChild>
                                            <w:div w:id="787815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news.usm.edu/article/center-spectator-sports-safety-and-security-signs-agreement-interpol" TargetMode="External"/><Relationship Id="rId13" Type="http://schemas.openxmlformats.org/officeDocument/2006/relationships/image" Target="media/image3.jpeg"/><Relationship Id="rId18" Type="http://schemas.openxmlformats.org/officeDocument/2006/relationships/image" Target="media/image6.jpe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6.png"/><Relationship Id="rId7" Type="http://schemas.openxmlformats.org/officeDocument/2006/relationships/hyperlink" Target="https://www.interpol.int/INTERPOL-expertise/Stadia/Project-Stadia" TargetMode="External"/><Relationship Id="rId12" Type="http://schemas.microsoft.com/office/2011/relationships/commentsExtended" Target="commentsExtended.xml"/><Relationship Id="rId17" Type="http://schemas.openxmlformats.org/officeDocument/2006/relationships/hyperlink" Target="mailto::K.HATEM@INTERPOL.INT" TargetMode="External"/><Relationship Id="rId25" Type="http://schemas.openxmlformats.org/officeDocument/2006/relationships/hyperlink" Target="https://www.ict.org.il/" TargetMode="External"/><Relationship Id="rId2" Type="http://schemas.openxmlformats.org/officeDocument/2006/relationships/styles" Target="styles.xml"/><Relationship Id="rId16" Type="http://schemas.openxmlformats.org/officeDocument/2006/relationships/image" Target="media/image5.jpeg"/><Relationship Id="rId20" Type="http://schemas.openxmlformats.org/officeDocument/2006/relationships/hyperlink" Target="https://www.interpol.int/Member-countries"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comments" Target="comments.xml"/><Relationship Id="rId24" Type="http://schemas.openxmlformats.org/officeDocument/2006/relationships/hyperlink" Target="https://www.youtube.com/watch?v=kXfZaBj_a0E" TargetMode="External"/><Relationship Id="rId5" Type="http://schemas.openxmlformats.org/officeDocument/2006/relationships/image" Target="media/image1.jpeg"/><Relationship Id="rId15" Type="http://schemas.openxmlformats.org/officeDocument/2006/relationships/hyperlink" Target="mailto::K.HATEM@INTERPOL.INT" TargetMode="External"/><Relationship Id="rId23" Type="http://schemas.openxmlformats.org/officeDocument/2006/relationships/image" Target="media/image8.jpeg"/><Relationship Id="rId28" Type="http://schemas.openxmlformats.org/officeDocument/2006/relationships/theme" Target="theme/theme1.xml"/><Relationship Id="rId10" Type="http://schemas.openxmlformats.org/officeDocument/2006/relationships/hyperlink" Target="https://www.ncs4.com/train/strategic-partners" TargetMode="External"/><Relationship Id="rId19" Type="http://schemas.openxmlformats.org/officeDocument/2006/relationships/hyperlink" Target="https://www.youtube.com/watch?v=kXfZaBj_a0E" TargetMode="External"/><Relationship Id="rId4" Type="http://schemas.openxmlformats.org/officeDocument/2006/relationships/webSettings" Target="webSettings.xml"/><Relationship Id="rId9" Type="http://schemas.openxmlformats.org/officeDocument/2006/relationships/hyperlink" Target="https://news.usm.edu/article/ncs4-partners-interpol-new-sports-security-course" TargetMode="External"/><Relationship Id="rId14" Type="http://schemas.openxmlformats.org/officeDocument/2006/relationships/image" Target="media/image4.jpeg"/><Relationship Id="rId22" Type="http://schemas.openxmlformats.org/officeDocument/2006/relationships/image" Target="media/image7.png"/><Relationship Id="rId27"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8</Pages>
  <Words>1748</Words>
  <Characters>9970</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Christopher Kinnan</dc:creator>
  <cp:keywords/>
  <dc:description/>
  <cp:lastModifiedBy>Christopher Kinnan</cp:lastModifiedBy>
  <cp:revision>3</cp:revision>
  <dcterms:created xsi:type="dcterms:W3CDTF">2018-01-04T22:26:00Z</dcterms:created>
  <dcterms:modified xsi:type="dcterms:W3CDTF">2018-01-04T22:27:00Z</dcterms:modified>
</cp:coreProperties>
</file>